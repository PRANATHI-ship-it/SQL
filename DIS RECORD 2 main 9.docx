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900" w14:textId="1161721E" w:rsidR="00B46D00" w:rsidRPr="00BE7C4D" w:rsidRDefault="00BE7C4D" w:rsidP="00FE5083">
      <w:pPr>
        <w:pStyle w:val="Heading1"/>
        <w:rPr>
          <w:rFonts w:ascii="Algerian" w:hAnsi="Algerian"/>
          <w:b/>
          <w:bCs/>
          <w:color w:val="000000" w:themeColor="text1"/>
          <w:sz w:val="72"/>
          <w:szCs w:val="72"/>
        </w:rPr>
      </w:pPr>
      <w:r>
        <w:rPr>
          <w:rFonts w:ascii="Algerian" w:hAnsi="Algerian"/>
          <w:b/>
          <w:bCs/>
          <w:color w:val="000000" w:themeColor="text1"/>
          <w:sz w:val="72"/>
          <w:szCs w:val="72"/>
        </w:rPr>
        <w:t xml:space="preserve">UNIT-1 </w:t>
      </w:r>
      <w:r w:rsidR="00AE3EA2" w:rsidRPr="00BE7C4D">
        <w:rPr>
          <w:rFonts w:ascii="Algerian" w:hAnsi="Algerian"/>
          <w:b/>
          <w:bCs/>
          <w:color w:val="000000" w:themeColor="text1"/>
          <w:sz w:val="72"/>
          <w:szCs w:val="72"/>
        </w:rPr>
        <w:t>INTRODUCTION TO STATISTICS</w:t>
      </w:r>
    </w:p>
    <w:p w14:paraId="6048D641" w14:textId="77777777" w:rsidR="00AE3EA2" w:rsidRPr="00FD1DBE" w:rsidRDefault="00AE3EA2" w:rsidP="00AE3EA2"/>
    <w:p w14:paraId="4318A60B" w14:textId="546976C7" w:rsidR="00AE3EA2" w:rsidRPr="003E6EE4" w:rsidRDefault="00AE3EA2" w:rsidP="003E6EE4">
      <w:pPr>
        <w:rPr>
          <w:sz w:val="28"/>
          <w:szCs w:val="28"/>
        </w:rPr>
      </w:pPr>
      <w:r w:rsidRPr="003E6EE4">
        <w:rPr>
          <w:b/>
          <w:bCs/>
          <w:sz w:val="28"/>
          <w:szCs w:val="28"/>
        </w:rPr>
        <w:t>DATA:</w:t>
      </w:r>
      <w:r w:rsidRPr="003E6EE4">
        <w:rPr>
          <w:sz w:val="28"/>
          <w:szCs w:val="28"/>
        </w:rPr>
        <w:t xml:space="preserve"> They are the raw facts or measurements or figures which can be further used to </w:t>
      </w:r>
      <w:r w:rsidR="0041653B" w:rsidRPr="003E6EE4">
        <w:rPr>
          <w:sz w:val="28"/>
          <w:szCs w:val="28"/>
        </w:rPr>
        <w:t>analyse,</w:t>
      </w:r>
      <w:r w:rsidRPr="003E6EE4">
        <w:rPr>
          <w:sz w:val="28"/>
          <w:szCs w:val="28"/>
        </w:rPr>
        <w:t xml:space="preserve"> and   to summarize. </w:t>
      </w:r>
    </w:p>
    <w:p w14:paraId="13396783" w14:textId="77777777" w:rsidR="00AE3EA2" w:rsidRPr="003E6EE4" w:rsidRDefault="00AE3EA2" w:rsidP="003E6EE4">
      <w:pPr>
        <w:rPr>
          <w:sz w:val="28"/>
          <w:szCs w:val="28"/>
        </w:rPr>
      </w:pPr>
      <w:r w:rsidRPr="003E6EE4">
        <w:rPr>
          <w:b/>
          <w:bCs/>
          <w:sz w:val="28"/>
          <w:szCs w:val="28"/>
        </w:rPr>
        <w:t>DATA COLLECTION</w:t>
      </w:r>
      <w:r w:rsidRPr="003E6EE4">
        <w:rPr>
          <w:sz w:val="28"/>
          <w:szCs w:val="28"/>
        </w:rPr>
        <w:t>: They are two ways of collecting the data.</w:t>
      </w:r>
    </w:p>
    <w:p w14:paraId="6D789A17" w14:textId="2B62DC0B"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Primary data:</w:t>
      </w:r>
      <w:r w:rsidRPr="00FD1DBE">
        <w:rPr>
          <w:sz w:val="28"/>
          <w:szCs w:val="28"/>
        </w:rPr>
        <w:t xml:space="preserve"> The data collection involving directly from the sources like </w:t>
      </w:r>
      <w:r w:rsidR="0041653B" w:rsidRPr="00FD1DBE">
        <w:rPr>
          <w:sz w:val="28"/>
          <w:szCs w:val="28"/>
        </w:rPr>
        <w:t>interviews,</w:t>
      </w:r>
      <w:r w:rsidRPr="00FD1DBE">
        <w:rPr>
          <w:sz w:val="28"/>
          <w:szCs w:val="28"/>
        </w:rPr>
        <w:t xml:space="preserve"> </w:t>
      </w:r>
      <w:r w:rsidR="0041653B" w:rsidRPr="00FD1DBE">
        <w:rPr>
          <w:sz w:val="28"/>
          <w:szCs w:val="28"/>
        </w:rPr>
        <w:t>surveys,</w:t>
      </w:r>
      <w:r w:rsidRPr="00FD1DBE">
        <w:rPr>
          <w:sz w:val="28"/>
          <w:szCs w:val="28"/>
        </w:rPr>
        <w:t xml:space="preserve"> </w:t>
      </w:r>
      <w:r w:rsidR="0041653B" w:rsidRPr="00FD1DBE">
        <w:rPr>
          <w:sz w:val="28"/>
          <w:szCs w:val="28"/>
        </w:rPr>
        <w:t>experiments,</w:t>
      </w:r>
      <w:r w:rsidRPr="00FD1DBE">
        <w:rPr>
          <w:sz w:val="28"/>
          <w:szCs w:val="28"/>
        </w:rPr>
        <w:t xml:space="preserve"> </w:t>
      </w:r>
      <w:r w:rsidR="0041653B" w:rsidRPr="00FD1DBE">
        <w:rPr>
          <w:sz w:val="28"/>
          <w:szCs w:val="28"/>
        </w:rPr>
        <w:t>etc...</w:t>
      </w:r>
    </w:p>
    <w:p w14:paraId="177E722F" w14:textId="2F19A772"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Secondary data:</w:t>
      </w:r>
      <w:r w:rsidRPr="00FD1DBE">
        <w:rPr>
          <w:sz w:val="28"/>
          <w:szCs w:val="28"/>
        </w:rPr>
        <w:t xml:space="preserve"> Th collection of the data which is already available or collected by someone else like government </w:t>
      </w:r>
      <w:r w:rsidR="0041653B" w:rsidRPr="00FD1DBE">
        <w:rPr>
          <w:sz w:val="28"/>
          <w:szCs w:val="28"/>
        </w:rPr>
        <w:t>projects,</w:t>
      </w:r>
      <w:r w:rsidRPr="00FD1DBE">
        <w:rPr>
          <w:sz w:val="28"/>
          <w:szCs w:val="28"/>
        </w:rPr>
        <w:t xml:space="preserve"> web </w:t>
      </w:r>
      <w:r w:rsidR="0041653B" w:rsidRPr="00FD1DBE">
        <w:rPr>
          <w:sz w:val="28"/>
          <w:szCs w:val="28"/>
        </w:rPr>
        <w:t>sources,</w:t>
      </w:r>
      <w:r w:rsidRPr="00FD1DBE">
        <w:rPr>
          <w:sz w:val="28"/>
          <w:szCs w:val="28"/>
        </w:rPr>
        <w:t xml:space="preserve"> industry </w:t>
      </w:r>
      <w:r w:rsidR="0041653B" w:rsidRPr="00FD1DBE">
        <w:rPr>
          <w:sz w:val="28"/>
          <w:szCs w:val="28"/>
        </w:rPr>
        <w:t>reports,</w:t>
      </w:r>
      <w:r w:rsidRPr="00FD1DBE">
        <w:rPr>
          <w:sz w:val="28"/>
          <w:szCs w:val="28"/>
        </w:rPr>
        <w:t xml:space="preserve"> etc..</w:t>
      </w:r>
    </w:p>
    <w:p w14:paraId="58EEE2B8" w14:textId="546DF798" w:rsidR="00AE3EA2" w:rsidRPr="003E6EE4" w:rsidRDefault="00AE3EA2" w:rsidP="003E6EE4">
      <w:pPr>
        <w:rPr>
          <w:sz w:val="28"/>
          <w:szCs w:val="28"/>
        </w:rPr>
      </w:pPr>
      <w:r w:rsidRPr="003E6EE4">
        <w:rPr>
          <w:b/>
          <w:bCs/>
          <w:sz w:val="28"/>
          <w:szCs w:val="28"/>
        </w:rPr>
        <w:t xml:space="preserve">POPULATION: </w:t>
      </w:r>
      <w:r w:rsidR="0041653B" w:rsidRPr="003E6EE4">
        <w:rPr>
          <w:sz w:val="28"/>
          <w:szCs w:val="28"/>
        </w:rPr>
        <w:t>The totality</w:t>
      </w:r>
      <w:r w:rsidRPr="003E6EE4">
        <w:rPr>
          <w:sz w:val="28"/>
          <w:szCs w:val="28"/>
        </w:rPr>
        <w:t xml:space="preserve"> of the observation with which one is co</w:t>
      </w:r>
      <w:r w:rsidR="00FB4003" w:rsidRPr="003E6EE4">
        <w:rPr>
          <w:sz w:val="28"/>
          <w:szCs w:val="28"/>
        </w:rPr>
        <w:t>nc</w:t>
      </w:r>
      <w:r w:rsidRPr="003E6EE4">
        <w:rPr>
          <w:sz w:val="28"/>
          <w:szCs w:val="28"/>
        </w:rPr>
        <w:t>erned.</w:t>
      </w:r>
    </w:p>
    <w:p w14:paraId="5CFF85FD" w14:textId="330025AA" w:rsidR="00FB4003" w:rsidRPr="00FD1DBE" w:rsidRDefault="00AE3EA2" w:rsidP="00AE3EA2">
      <w:pPr>
        <w:rPr>
          <w:sz w:val="28"/>
          <w:szCs w:val="28"/>
        </w:rPr>
      </w:pPr>
      <w:r w:rsidRPr="00FD1DBE">
        <w:rPr>
          <w:b/>
          <w:bCs/>
          <w:sz w:val="28"/>
          <w:szCs w:val="28"/>
        </w:rPr>
        <w:t xml:space="preserve">SAMPLE: </w:t>
      </w:r>
      <w:r w:rsidRPr="00FD1DBE">
        <w:rPr>
          <w:sz w:val="28"/>
          <w:szCs w:val="28"/>
        </w:rPr>
        <w:t xml:space="preserve"> Any</w:t>
      </w:r>
      <w:r w:rsidR="00FB4003" w:rsidRPr="00FD1DBE">
        <w:rPr>
          <w:sz w:val="28"/>
          <w:szCs w:val="28"/>
        </w:rPr>
        <w:t xml:space="preserve"> sub set of a population is called a sample which is studied in detailed for knowing population parameters drawing the conclusions about the population.</w:t>
      </w:r>
    </w:p>
    <w:p w14:paraId="690C7C0C" w14:textId="3E56209C" w:rsidR="00FB4003" w:rsidRPr="003E6EE4" w:rsidRDefault="00FB4003" w:rsidP="003E6EE4">
      <w:pPr>
        <w:rPr>
          <w:b/>
          <w:bCs/>
          <w:sz w:val="28"/>
          <w:szCs w:val="28"/>
        </w:rPr>
      </w:pPr>
      <w:r w:rsidRPr="003E6EE4">
        <w:rPr>
          <w:b/>
          <w:bCs/>
          <w:sz w:val="28"/>
          <w:szCs w:val="28"/>
        </w:rPr>
        <w:t>TYPES OF DATA:</w:t>
      </w:r>
    </w:p>
    <w:p w14:paraId="3D1F3C8A" w14:textId="3D9132C4" w:rsidR="00FB4003" w:rsidRPr="00FD1DBE" w:rsidRDefault="00FB4003" w:rsidP="00AE3EA2">
      <w:pPr>
        <w:rPr>
          <w:b/>
          <w:bCs/>
          <w:sz w:val="28"/>
          <w:szCs w:val="28"/>
        </w:rPr>
      </w:pPr>
      <w:r w:rsidRPr="00FD1DBE">
        <w:rPr>
          <w:b/>
          <w:bCs/>
          <w:sz w:val="28"/>
          <w:szCs w:val="28"/>
        </w:rPr>
        <w:t>*CAT</w:t>
      </w:r>
      <w:r w:rsidR="00093731" w:rsidRPr="00FD1DBE">
        <w:rPr>
          <w:b/>
          <w:bCs/>
          <w:sz w:val="28"/>
          <w:szCs w:val="28"/>
        </w:rPr>
        <w:t>E</w:t>
      </w:r>
      <w:r w:rsidRPr="00FD1DBE">
        <w:rPr>
          <w:b/>
          <w:bCs/>
          <w:sz w:val="28"/>
          <w:szCs w:val="28"/>
        </w:rPr>
        <w:t>GORICAL DATA OR QUALITATIVE DATA:</w:t>
      </w:r>
    </w:p>
    <w:p w14:paraId="26CC8140" w14:textId="106102E4" w:rsidR="007D3AEA" w:rsidRPr="00FD1DBE" w:rsidRDefault="00FB4003" w:rsidP="00AE3EA2">
      <w:pPr>
        <w:rPr>
          <w:sz w:val="28"/>
          <w:szCs w:val="28"/>
        </w:rPr>
      </w:pPr>
      <w:r w:rsidRPr="00FD1DBE">
        <w:rPr>
          <w:sz w:val="28"/>
          <w:szCs w:val="28"/>
        </w:rPr>
        <w:t xml:space="preserve">                          Data which refers to the variable that represents discrete categories or groups. These categories do not have a natural order and represented by “Names or Labe</w:t>
      </w:r>
      <w:r w:rsidR="007D3AEA" w:rsidRPr="00FD1DBE">
        <w:rPr>
          <w:sz w:val="28"/>
          <w:szCs w:val="28"/>
        </w:rPr>
        <w:t>l</w:t>
      </w:r>
      <w:r w:rsidRPr="00FD1DBE">
        <w:rPr>
          <w:sz w:val="28"/>
          <w:szCs w:val="28"/>
        </w:rPr>
        <w:t>s</w:t>
      </w:r>
      <w:r w:rsidR="00CE3459">
        <w:rPr>
          <w:sz w:val="28"/>
          <w:szCs w:val="28"/>
        </w:rPr>
        <w:t>”</w:t>
      </w:r>
    </w:p>
    <w:p w14:paraId="0E2E4C60" w14:textId="77777777" w:rsidR="007D3AEA" w:rsidRPr="00FD1DBE" w:rsidRDefault="007D3AEA" w:rsidP="00AE3EA2">
      <w:pPr>
        <w:rPr>
          <w:sz w:val="28"/>
          <w:szCs w:val="28"/>
        </w:rPr>
      </w:pPr>
      <w:r w:rsidRPr="00FD1DBE">
        <w:rPr>
          <w:b/>
          <w:bCs/>
          <w:sz w:val="28"/>
          <w:szCs w:val="28"/>
        </w:rPr>
        <w:t>*NUMERICAL DATA OR QUANTITATIVE DATA:</w:t>
      </w:r>
    </w:p>
    <w:p w14:paraId="6330BBF8" w14:textId="05081CE7" w:rsidR="00FB4003" w:rsidRPr="00FD1DBE" w:rsidRDefault="007D3AEA" w:rsidP="00AE3EA2">
      <w:pPr>
        <w:rPr>
          <w:sz w:val="28"/>
          <w:szCs w:val="28"/>
        </w:rPr>
      </w:pPr>
      <w:r w:rsidRPr="00FD1DBE">
        <w:rPr>
          <w:sz w:val="28"/>
          <w:szCs w:val="28"/>
        </w:rPr>
        <w:t xml:space="preserve">                          Data which represents </w:t>
      </w:r>
      <w:r w:rsidR="0041653B" w:rsidRPr="00FD1DBE">
        <w:rPr>
          <w:sz w:val="28"/>
          <w:szCs w:val="28"/>
        </w:rPr>
        <w:t>qualities and</w:t>
      </w:r>
      <w:r w:rsidRPr="00FD1DBE">
        <w:rPr>
          <w:sz w:val="28"/>
          <w:szCs w:val="28"/>
        </w:rPr>
        <w:t xml:space="preserve"> can be measured or counted. This type of data is expressed in numbers and can be used to perform mathematical  </w:t>
      </w:r>
      <w:r w:rsidR="00FB4003" w:rsidRPr="00FD1DBE">
        <w:rPr>
          <w:sz w:val="28"/>
          <w:szCs w:val="28"/>
        </w:rPr>
        <w:t xml:space="preserve"> </w:t>
      </w:r>
      <w:r w:rsidRPr="00FD1DBE">
        <w:rPr>
          <w:sz w:val="28"/>
          <w:szCs w:val="28"/>
        </w:rPr>
        <w:t>operations.</w:t>
      </w:r>
    </w:p>
    <w:p w14:paraId="1BCC56F3" w14:textId="41CD521C" w:rsidR="007D3AEA" w:rsidRPr="00FD1DBE" w:rsidRDefault="007D3AEA" w:rsidP="00AE3EA2">
      <w:pPr>
        <w:rPr>
          <w:b/>
          <w:bCs/>
          <w:sz w:val="28"/>
          <w:szCs w:val="28"/>
        </w:rPr>
      </w:pPr>
      <w:r w:rsidRPr="00FD1DBE">
        <w:rPr>
          <w:b/>
          <w:bCs/>
          <w:sz w:val="28"/>
          <w:szCs w:val="28"/>
        </w:rPr>
        <w:t>MEASURES OF THE DATA:</w:t>
      </w:r>
    </w:p>
    <w:p w14:paraId="1349FFBE" w14:textId="3EE23E7D" w:rsidR="00093731" w:rsidRDefault="007D3AEA" w:rsidP="00093731">
      <w:pPr>
        <w:rPr>
          <w:b/>
          <w:bCs/>
          <w:sz w:val="28"/>
          <w:szCs w:val="28"/>
        </w:rPr>
      </w:pPr>
      <w:r w:rsidRPr="00FD1DBE">
        <w:rPr>
          <w:b/>
          <w:bCs/>
          <w:sz w:val="28"/>
          <w:szCs w:val="28"/>
        </w:rPr>
        <w:t xml:space="preserve">       *CATEGORICAL DATA:</w:t>
      </w:r>
    </w:p>
    <w:p w14:paraId="48FD9D5A" w14:textId="1A7E1B6A" w:rsidR="00C032AD" w:rsidRPr="00C032AD" w:rsidRDefault="00C032AD" w:rsidP="00C032AD">
      <w:pPr>
        <w:pStyle w:val="ListParagraph"/>
        <w:numPr>
          <w:ilvl w:val="0"/>
          <w:numId w:val="10"/>
        </w:numPr>
        <w:rPr>
          <w:sz w:val="28"/>
          <w:szCs w:val="28"/>
        </w:rPr>
      </w:pPr>
      <w:r w:rsidRPr="00C032AD">
        <w:rPr>
          <w:b/>
          <w:bCs/>
          <w:sz w:val="28"/>
          <w:szCs w:val="28"/>
        </w:rPr>
        <w:t xml:space="preserve">NOMINAL SCALE: </w:t>
      </w:r>
      <w:r w:rsidRPr="00C032AD">
        <w:rPr>
          <w:sz w:val="28"/>
          <w:szCs w:val="28"/>
        </w:rPr>
        <w:t xml:space="preserve">Data which consists of names </w:t>
      </w:r>
      <w:r w:rsidR="0041653B" w:rsidRPr="00C032AD">
        <w:rPr>
          <w:sz w:val="28"/>
          <w:szCs w:val="28"/>
        </w:rPr>
        <w:t>or labels which</w:t>
      </w:r>
      <w:r w:rsidRPr="00C032AD">
        <w:rPr>
          <w:sz w:val="28"/>
          <w:szCs w:val="28"/>
        </w:rPr>
        <w:t xml:space="preserve"> is used to identify an observation to which category does the data belongs to.</w:t>
      </w:r>
    </w:p>
    <w:p w14:paraId="2EA844CA" w14:textId="77777777" w:rsidR="00C032AD" w:rsidRPr="00C032AD" w:rsidRDefault="00C032AD" w:rsidP="00C032AD">
      <w:pPr>
        <w:pStyle w:val="ListParagraph"/>
        <w:ind w:left="1603"/>
        <w:rPr>
          <w:sz w:val="28"/>
          <w:szCs w:val="28"/>
        </w:rPr>
      </w:pPr>
    </w:p>
    <w:p w14:paraId="6F84E168" w14:textId="3ACC293F" w:rsidR="00C032AD" w:rsidRDefault="00C032AD" w:rsidP="00C032AD">
      <w:pPr>
        <w:pStyle w:val="ListParagraph"/>
        <w:numPr>
          <w:ilvl w:val="0"/>
          <w:numId w:val="10"/>
        </w:numPr>
        <w:rPr>
          <w:sz w:val="28"/>
          <w:szCs w:val="28"/>
        </w:rPr>
      </w:pPr>
      <w:r w:rsidRPr="00C032AD">
        <w:rPr>
          <w:b/>
          <w:bCs/>
          <w:sz w:val="28"/>
          <w:szCs w:val="28"/>
        </w:rPr>
        <w:t xml:space="preserve">ORDINAL SCALE: </w:t>
      </w:r>
      <w:r w:rsidR="0041653B" w:rsidRPr="00C032AD">
        <w:rPr>
          <w:sz w:val="28"/>
          <w:szCs w:val="28"/>
        </w:rPr>
        <w:t>The scale</w:t>
      </w:r>
      <w:r w:rsidRPr="00C032AD">
        <w:rPr>
          <w:sz w:val="28"/>
          <w:szCs w:val="28"/>
        </w:rPr>
        <w:t xml:space="preserve"> is same as nominal but the data has an order which has a meaning.</w:t>
      </w:r>
    </w:p>
    <w:p w14:paraId="261CAD51" w14:textId="77777777" w:rsidR="00C032AD" w:rsidRPr="00C032AD" w:rsidRDefault="00C032AD" w:rsidP="00C032AD">
      <w:pPr>
        <w:pStyle w:val="ListParagraph"/>
        <w:rPr>
          <w:sz w:val="28"/>
          <w:szCs w:val="28"/>
        </w:rPr>
      </w:pPr>
    </w:p>
    <w:p w14:paraId="62BAC8B0" w14:textId="77777777" w:rsidR="00A704E8" w:rsidRDefault="00C032AD" w:rsidP="00C032AD">
      <w:pPr>
        <w:rPr>
          <w:sz w:val="28"/>
          <w:szCs w:val="28"/>
        </w:rPr>
      </w:pPr>
      <w:r>
        <w:rPr>
          <w:sz w:val="28"/>
          <w:szCs w:val="28"/>
        </w:rPr>
        <w:t xml:space="preserve">       </w:t>
      </w:r>
    </w:p>
    <w:p w14:paraId="6D1861FF" w14:textId="77777777" w:rsidR="00A704E8" w:rsidRDefault="00A704E8" w:rsidP="00C032AD">
      <w:pPr>
        <w:rPr>
          <w:sz w:val="28"/>
          <w:szCs w:val="28"/>
        </w:rPr>
      </w:pPr>
    </w:p>
    <w:p w14:paraId="24F9AD99" w14:textId="32B1E12E" w:rsidR="00C032AD" w:rsidRPr="00CE3459" w:rsidRDefault="00C032AD" w:rsidP="00C032AD">
      <w:pPr>
        <w:rPr>
          <w:b/>
          <w:bCs/>
          <w:sz w:val="28"/>
          <w:szCs w:val="28"/>
        </w:rPr>
      </w:pPr>
      <w:r>
        <w:rPr>
          <w:sz w:val="28"/>
          <w:szCs w:val="28"/>
        </w:rPr>
        <w:lastRenderedPageBreak/>
        <w:t xml:space="preserve">  </w:t>
      </w:r>
      <w:r w:rsidRPr="00CE3459">
        <w:rPr>
          <w:b/>
          <w:bCs/>
          <w:sz w:val="28"/>
          <w:szCs w:val="28"/>
        </w:rPr>
        <w:t>*NUMERICAL DATA:</w:t>
      </w:r>
    </w:p>
    <w:p w14:paraId="19857AF6" w14:textId="29894EFD" w:rsidR="00C032AD" w:rsidRPr="00CE3459" w:rsidRDefault="00CE3459" w:rsidP="00CE3459">
      <w:pPr>
        <w:rPr>
          <w:sz w:val="28"/>
          <w:szCs w:val="28"/>
        </w:rPr>
      </w:pPr>
      <w:r>
        <w:rPr>
          <w:sz w:val="28"/>
          <w:szCs w:val="28"/>
        </w:rPr>
        <w:t xml:space="preserve">                     </w:t>
      </w:r>
      <w:r w:rsidRPr="00CE3459">
        <w:rPr>
          <w:b/>
          <w:bCs/>
          <w:sz w:val="28"/>
          <w:szCs w:val="28"/>
        </w:rPr>
        <w:t xml:space="preserve">1. </w:t>
      </w:r>
      <w:r w:rsidR="00C032AD" w:rsidRPr="00CE3459">
        <w:rPr>
          <w:b/>
          <w:bCs/>
          <w:sz w:val="28"/>
          <w:szCs w:val="28"/>
        </w:rPr>
        <w:t>INTERVAL SCALE:</w:t>
      </w:r>
      <w:r w:rsidR="00C032AD" w:rsidRPr="00CE3459">
        <w:rPr>
          <w:sz w:val="28"/>
          <w:szCs w:val="28"/>
        </w:rPr>
        <w:t xml:space="preserve"> The scale has same properties of ordinal scale and the interview between the values is expressed in terms of fixed units of measure.</w:t>
      </w:r>
    </w:p>
    <w:p w14:paraId="30CAE192" w14:textId="48ED438D" w:rsidR="00C032AD" w:rsidRPr="00CE3459" w:rsidRDefault="00CE3459" w:rsidP="00CE3459">
      <w:pPr>
        <w:rPr>
          <w:sz w:val="28"/>
          <w:szCs w:val="28"/>
        </w:rPr>
      </w:pPr>
      <w:r>
        <w:rPr>
          <w:sz w:val="28"/>
          <w:szCs w:val="28"/>
        </w:rPr>
        <w:t xml:space="preserve">        </w:t>
      </w:r>
      <w:proofErr w:type="spellStart"/>
      <w:r w:rsidR="00C032AD" w:rsidRPr="00CE3459">
        <w:rPr>
          <w:sz w:val="28"/>
          <w:szCs w:val="28"/>
        </w:rPr>
        <w:t>i</w:t>
      </w:r>
      <w:proofErr w:type="spellEnd"/>
      <w:r w:rsidR="00C032AD" w:rsidRPr="00CE3459">
        <w:rPr>
          <w:sz w:val="28"/>
          <w:szCs w:val="28"/>
        </w:rPr>
        <w:t>.</w:t>
      </w:r>
      <w:r w:rsidR="00C032AD" w:rsidRPr="00CE3459">
        <w:rPr>
          <w:sz w:val="28"/>
          <w:szCs w:val="28"/>
        </w:rPr>
        <w:tab/>
        <w:t>Food Rating-</w:t>
      </w:r>
      <w:r w:rsidR="0041653B" w:rsidRPr="00CE3459">
        <w:rPr>
          <w:sz w:val="28"/>
          <w:szCs w:val="28"/>
        </w:rPr>
        <w:t>excellent (</w:t>
      </w:r>
      <w:r w:rsidR="00C032AD" w:rsidRPr="00CE3459">
        <w:rPr>
          <w:sz w:val="28"/>
          <w:szCs w:val="28"/>
        </w:rPr>
        <w:t>5</w:t>
      </w:r>
      <w:r w:rsidR="0041653B" w:rsidRPr="00CE3459">
        <w:rPr>
          <w:sz w:val="28"/>
          <w:szCs w:val="28"/>
        </w:rPr>
        <w:t>), very</w:t>
      </w:r>
      <w:r w:rsidR="00C032AD" w:rsidRPr="00CE3459">
        <w:rPr>
          <w:sz w:val="28"/>
          <w:szCs w:val="28"/>
        </w:rPr>
        <w:t xml:space="preserve"> </w:t>
      </w:r>
      <w:r w:rsidR="0041653B" w:rsidRPr="00CE3459">
        <w:rPr>
          <w:sz w:val="28"/>
          <w:szCs w:val="28"/>
        </w:rPr>
        <w:t>good (</w:t>
      </w:r>
      <w:r w:rsidR="00C032AD" w:rsidRPr="00CE3459">
        <w:rPr>
          <w:sz w:val="28"/>
          <w:szCs w:val="28"/>
        </w:rPr>
        <w:t>4</w:t>
      </w:r>
      <w:r w:rsidR="0041653B" w:rsidRPr="00CE3459">
        <w:rPr>
          <w:sz w:val="28"/>
          <w:szCs w:val="28"/>
        </w:rPr>
        <w:t>), goo</w:t>
      </w:r>
      <w:r w:rsidR="0041653B">
        <w:rPr>
          <w:sz w:val="28"/>
          <w:szCs w:val="28"/>
        </w:rPr>
        <w:t>d</w:t>
      </w:r>
      <w:r w:rsidR="0041653B" w:rsidRPr="00CE3459">
        <w:rPr>
          <w:sz w:val="28"/>
          <w:szCs w:val="28"/>
        </w:rPr>
        <w:t xml:space="preserve"> (</w:t>
      </w:r>
      <w:r w:rsidR="00C032AD" w:rsidRPr="00CE3459">
        <w:rPr>
          <w:sz w:val="28"/>
          <w:szCs w:val="28"/>
        </w:rPr>
        <w:t>3</w:t>
      </w:r>
      <w:r w:rsidR="0041653B" w:rsidRPr="00CE3459">
        <w:rPr>
          <w:sz w:val="28"/>
          <w:szCs w:val="28"/>
        </w:rPr>
        <w:t>), average (</w:t>
      </w:r>
      <w:r w:rsidR="00C032AD" w:rsidRPr="00CE3459">
        <w:rPr>
          <w:sz w:val="28"/>
          <w:szCs w:val="28"/>
        </w:rPr>
        <w:t>2</w:t>
      </w:r>
      <w:r w:rsidR="0041653B" w:rsidRPr="00CE3459">
        <w:rPr>
          <w:sz w:val="28"/>
          <w:szCs w:val="28"/>
        </w:rPr>
        <w:t>), poor (</w:t>
      </w:r>
      <w:r w:rsidR="00C032AD" w:rsidRPr="00CE3459">
        <w:rPr>
          <w:sz w:val="28"/>
          <w:szCs w:val="28"/>
        </w:rPr>
        <w:t>1)</w:t>
      </w:r>
    </w:p>
    <w:p w14:paraId="01B8B5A2" w14:textId="2D334B4B" w:rsidR="00C032AD" w:rsidRPr="00CE3459" w:rsidRDefault="00CE3459" w:rsidP="00CE3459">
      <w:pPr>
        <w:rPr>
          <w:sz w:val="28"/>
          <w:szCs w:val="28"/>
        </w:rPr>
      </w:pPr>
      <w:r>
        <w:rPr>
          <w:sz w:val="28"/>
          <w:szCs w:val="28"/>
        </w:rPr>
        <w:t xml:space="preserve">        </w:t>
      </w:r>
      <w:r w:rsidR="00C032AD" w:rsidRPr="00CE3459">
        <w:rPr>
          <w:sz w:val="28"/>
          <w:szCs w:val="28"/>
        </w:rPr>
        <w:t>ii.</w:t>
      </w:r>
      <w:r w:rsidR="00C032AD" w:rsidRPr="00CE3459">
        <w:rPr>
          <w:sz w:val="28"/>
          <w:szCs w:val="28"/>
        </w:rPr>
        <w:tab/>
        <w:t xml:space="preserve">Faculty Feedback- </w:t>
      </w:r>
      <w:r w:rsidR="0041653B" w:rsidRPr="00CE3459">
        <w:rPr>
          <w:sz w:val="28"/>
          <w:szCs w:val="28"/>
        </w:rPr>
        <w:t>excellent (</w:t>
      </w:r>
      <w:r w:rsidR="00C032AD" w:rsidRPr="00CE3459">
        <w:rPr>
          <w:sz w:val="28"/>
          <w:szCs w:val="28"/>
        </w:rPr>
        <w:t>5</w:t>
      </w:r>
      <w:r w:rsidR="0041653B" w:rsidRPr="00CE3459">
        <w:rPr>
          <w:sz w:val="28"/>
          <w:szCs w:val="28"/>
        </w:rPr>
        <w:t>), good (</w:t>
      </w:r>
      <w:r w:rsidR="00C032AD" w:rsidRPr="00CE3459">
        <w:rPr>
          <w:sz w:val="28"/>
          <w:szCs w:val="28"/>
        </w:rPr>
        <w:t>3</w:t>
      </w:r>
      <w:r w:rsidR="0041653B" w:rsidRPr="00CE3459">
        <w:rPr>
          <w:sz w:val="28"/>
          <w:szCs w:val="28"/>
        </w:rPr>
        <w:t>), poor (</w:t>
      </w:r>
      <w:r w:rsidR="00C032AD" w:rsidRPr="00CE3459">
        <w:rPr>
          <w:sz w:val="28"/>
          <w:szCs w:val="28"/>
        </w:rPr>
        <w:t>1).</w:t>
      </w:r>
    </w:p>
    <w:p w14:paraId="60B79B67" w14:textId="60959390" w:rsidR="00CE3459" w:rsidRPr="00F17EED" w:rsidRDefault="00CE3459" w:rsidP="00CE3459">
      <w:pPr>
        <w:rPr>
          <w:b/>
          <w:bCs/>
          <w:sz w:val="28"/>
          <w:szCs w:val="28"/>
        </w:rPr>
      </w:pPr>
      <w:r w:rsidRPr="00F17EED">
        <w:rPr>
          <w:b/>
          <w:bCs/>
          <w:sz w:val="28"/>
          <w:szCs w:val="28"/>
        </w:rPr>
        <w:t>#</w:t>
      </w:r>
      <w:r w:rsidR="0041653B" w:rsidRPr="00F17EED">
        <w:rPr>
          <w:b/>
          <w:bCs/>
          <w:sz w:val="28"/>
          <w:szCs w:val="28"/>
        </w:rPr>
        <w:t>NOTE: -</w:t>
      </w:r>
    </w:p>
    <w:p w14:paraId="7A6A5168" w14:textId="7ED1AC09" w:rsidR="00CE3459" w:rsidRDefault="00CE3459" w:rsidP="00CE3459">
      <w:pPr>
        <w:rPr>
          <w:sz w:val="28"/>
          <w:szCs w:val="28"/>
        </w:rPr>
      </w:pPr>
      <w:r w:rsidRPr="00CE3459">
        <w:rPr>
          <w:sz w:val="28"/>
          <w:szCs w:val="28"/>
        </w:rPr>
        <w:t xml:space="preserve">             For interval scale ‘0’ has no meaning and the ratio between 2 consecutive values need not be the same but different is same.</w:t>
      </w:r>
    </w:p>
    <w:p w14:paraId="2A012A65" w14:textId="5C6AE63C" w:rsidR="00CE3459" w:rsidRPr="00CE3459" w:rsidRDefault="00CE3459" w:rsidP="00CE3459">
      <w:pPr>
        <w:rPr>
          <w:b/>
          <w:bCs/>
          <w:sz w:val="28"/>
          <w:szCs w:val="28"/>
        </w:rPr>
      </w:pPr>
      <w:r w:rsidRPr="00CE3459">
        <w:rPr>
          <w:b/>
          <w:bCs/>
          <w:sz w:val="28"/>
          <w:szCs w:val="28"/>
        </w:rPr>
        <w:t xml:space="preserve">                       2.RATIO SCALE:</w:t>
      </w:r>
      <w:r w:rsidRPr="00CE3459">
        <w:rPr>
          <w:sz w:val="28"/>
          <w:szCs w:val="28"/>
        </w:rPr>
        <w:t xml:space="preserve">  It has all the properties of interval scale and the ratio of 2 values has a meaning and ‘0’ has a meaning.</w:t>
      </w:r>
    </w:p>
    <w:p w14:paraId="09C4383D" w14:textId="05303034" w:rsidR="00CE3459" w:rsidRPr="00CE3459" w:rsidRDefault="00CE3459" w:rsidP="00CE3459">
      <w:pPr>
        <w:rPr>
          <w:sz w:val="28"/>
          <w:szCs w:val="28"/>
        </w:rPr>
      </w:pPr>
      <w:proofErr w:type="spellStart"/>
      <w:r w:rsidRPr="00CE3459">
        <w:rPr>
          <w:sz w:val="28"/>
          <w:szCs w:val="28"/>
        </w:rPr>
        <w:t>i</w:t>
      </w:r>
      <w:proofErr w:type="spellEnd"/>
      <w:r w:rsidRPr="00CE3459">
        <w:rPr>
          <w:sz w:val="28"/>
          <w:szCs w:val="28"/>
        </w:rPr>
        <w:t>.</w:t>
      </w:r>
      <w:r w:rsidRPr="00CE3459">
        <w:rPr>
          <w:sz w:val="28"/>
          <w:szCs w:val="28"/>
        </w:rPr>
        <w:tab/>
        <w:t xml:space="preserve">kelvin </w:t>
      </w:r>
      <w:r w:rsidR="0041653B" w:rsidRPr="00CE3459">
        <w:rPr>
          <w:sz w:val="28"/>
          <w:szCs w:val="28"/>
        </w:rPr>
        <w:t>means it</w:t>
      </w:r>
      <w:r w:rsidRPr="00CE3459">
        <w:rPr>
          <w:sz w:val="28"/>
          <w:szCs w:val="28"/>
        </w:rPr>
        <w:t xml:space="preserve"> has no temperature.</w:t>
      </w:r>
    </w:p>
    <w:p w14:paraId="41A905FB" w14:textId="47AE43F1" w:rsidR="00CE3459" w:rsidRDefault="00CE3459" w:rsidP="00CE3459">
      <w:pPr>
        <w:rPr>
          <w:sz w:val="28"/>
          <w:szCs w:val="28"/>
        </w:rPr>
      </w:pPr>
      <w:r w:rsidRPr="00CE3459">
        <w:rPr>
          <w:sz w:val="28"/>
          <w:szCs w:val="28"/>
        </w:rPr>
        <w:t>ii.</w:t>
      </w:r>
      <w:r w:rsidRPr="00CE3459">
        <w:rPr>
          <w:sz w:val="28"/>
          <w:szCs w:val="28"/>
        </w:rPr>
        <w:tab/>
        <w:t>A person who scored 100 is twice as good as a person who scored 50.</w:t>
      </w:r>
    </w:p>
    <w:p w14:paraId="339E374B" w14:textId="77777777" w:rsidR="00CE3459" w:rsidRPr="00CE3459" w:rsidRDefault="00CE3459" w:rsidP="00CE3459">
      <w:pPr>
        <w:rPr>
          <w:b/>
          <w:bCs/>
          <w:sz w:val="28"/>
          <w:szCs w:val="28"/>
        </w:rPr>
      </w:pPr>
      <w:r w:rsidRPr="00CE3459">
        <w:rPr>
          <w:b/>
          <w:bCs/>
          <w:sz w:val="28"/>
          <w:szCs w:val="28"/>
        </w:rPr>
        <w:t xml:space="preserve">FREQUENCY: </w:t>
      </w:r>
    </w:p>
    <w:p w14:paraId="57BC04BF" w14:textId="77777777" w:rsidR="00CE3459" w:rsidRPr="00CE3459" w:rsidRDefault="00CE3459" w:rsidP="00CE3459">
      <w:pPr>
        <w:rPr>
          <w:sz w:val="28"/>
          <w:szCs w:val="28"/>
        </w:rPr>
      </w:pPr>
      <w:r w:rsidRPr="00CE3459">
        <w:rPr>
          <w:sz w:val="28"/>
          <w:szCs w:val="28"/>
        </w:rPr>
        <w:t xml:space="preserve">                      It is the count of each variable or each categorical value.</w:t>
      </w:r>
    </w:p>
    <w:p w14:paraId="630EFEAF" w14:textId="77777777" w:rsidR="00CE3459" w:rsidRPr="00CE3459" w:rsidRDefault="00CE3459" w:rsidP="00CE3459">
      <w:pPr>
        <w:rPr>
          <w:b/>
          <w:bCs/>
          <w:sz w:val="28"/>
          <w:szCs w:val="28"/>
        </w:rPr>
      </w:pPr>
      <w:r w:rsidRPr="00CE3459">
        <w:rPr>
          <w:b/>
          <w:bCs/>
          <w:sz w:val="28"/>
          <w:szCs w:val="28"/>
        </w:rPr>
        <w:t xml:space="preserve">RELATIVE FREQUENCY: </w:t>
      </w:r>
    </w:p>
    <w:p w14:paraId="5DC981A7" w14:textId="71B76721" w:rsidR="00CE3459" w:rsidRDefault="00CE3459" w:rsidP="00CE3459">
      <w:pPr>
        <w:rPr>
          <w:sz w:val="28"/>
          <w:szCs w:val="28"/>
        </w:rPr>
      </w:pPr>
      <w:r w:rsidRPr="00CE3459">
        <w:rPr>
          <w:sz w:val="28"/>
          <w:szCs w:val="28"/>
        </w:rPr>
        <w:t xml:space="preserve">                      It is the ratio of the frequency to the total number of observations value lies between 0 &amp;1 </w:t>
      </w:r>
      <w:r w:rsidR="0041653B" w:rsidRPr="00CE3459">
        <w:rPr>
          <w:sz w:val="28"/>
          <w:szCs w:val="28"/>
        </w:rPr>
        <w:t>total relative</w:t>
      </w:r>
      <w:r w:rsidRPr="00CE3459">
        <w:rPr>
          <w:sz w:val="28"/>
          <w:szCs w:val="28"/>
        </w:rPr>
        <w:t xml:space="preserve"> frequency value is 1.</w:t>
      </w:r>
    </w:p>
    <w:p w14:paraId="619E9A0F" w14:textId="0C5F06A6" w:rsidR="003E6EE4" w:rsidRDefault="003E6EE4" w:rsidP="003E6EE4">
      <w:pPr>
        <w:pStyle w:val="ListParagraph"/>
        <w:numPr>
          <w:ilvl w:val="0"/>
          <w:numId w:val="14"/>
        </w:numPr>
        <w:rPr>
          <w:sz w:val="28"/>
          <w:szCs w:val="28"/>
        </w:rPr>
      </w:pPr>
      <w:r>
        <w:rPr>
          <w:sz w:val="28"/>
          <w:szCs w:val="28"/>
        </w:rPr>
        <w:t xml:space="preserve">Consider find the frequency and relative frequency for the data. </w:t>
      </w:r>
      <w:r w:rsidR="000D21D4">
        <w:rPr>
          <w:sz w:val="28"/>
          <w:szCs w:val="28"/>
        </w:rPr>
        <w:t>A, B, C, D, D, D, C, B, C, C, D, D, C</w:t>
      </w:r>
      <w:r>
        <w:rPr>
          <w:sz w:val="28"/>
          <w:szCs w:val="28"/>
        </w:rPr>
        <w:t>,B,B,A,</w:t>
      </w:r>
      <w:r w:rsidR="000D21D4">
        <w:rPr>
          <w:sz w:val="28"/>
          <w:szCs w:val="28"/>
        </w:rPr>
        <w:t>B,B,C,C.</w:t>
      </w:r>
    </w:p>
    <w:p w14:paraId="62345845" w14:textId="77777777" w:rsidR="000D21D4" w:rsidRDefault="000D21D4" w:rsidP="000D21D4">
      <w:pPr>
        <w:pStyle w:val="ListParagraph"/>
        <w:rPr>
          <w:sz w:val="28"/>
          <w:szCs w:val="28"/>
        </w:rPr>
      </w:pPr>
    </w:p>
    <w:tbl>
      <w:tblPr>
        <w:tblStyle w:val="GridTable1Light"/>
        <w:tblW w:w="0" w:type="auto"/>
        <w:tblLook w:val="04A0" w:firstRow="1" w:lastRow="0" w:firstColumn="1" w:lastColumn="0" w:noHBand="0" w:noVBand="1"/>
      </w:tblPr>
      <w:tblGrid>
        <w:gridCol w:w="3485"/>
        <w:gridCol w:w="3485"/>
        <w:gridCol w:w="3486"/>
      </w:tblGrid>
      <w:tr w:rsidR="000D21D4" w14:paraId="598E5EC1" w14:textId="77777777" w:rsidTr="000D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9C32797" w14:textId="08FCA9F1" w:rsidR="000D21D4" w:rsidRDefault="000D21D4" w:rsidP="000D21D4">
            <w:pPr>
              <w:pStyle w:val="ListParagraph"/>
              <w:ind w:left="0"/>
              <w:rPr>
                <w:sz w:val="28"/>
                <w:szCs w:val="28"/>
              </w:rPr>
            </w:pPr>
            <w:r>
              <w:rPr>
                <w:sz w:val="28"/>
                <w:szCs w:val="28"/>
              </w:rPr>
              <w:t>CATEGORY</w:t>
            </w:r>
          </w:p>
        </w:tc>
        <w:tc>
          <w:tcPr>
            <w:tcW w:w="3485" w:type="dxa"/>
          </w:tcPr>
          <w:p w14:paraId="5ED2A64B" w14:textId="1FF190F4"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FREQUENCY</w:t>
            </w:r>
          </w:p>
        </w:tc>
        <w:tc>
          <w:tcPr>
            <w:tcW w:w="3486" w:type="dxa"/>
          </w:tcPr>
          <w:p w14:paraId="52426E4D" w14:textId="4F4C0CFF"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RELATIVE FREQUECNCY</w:t>
            </w:r>
          </w:p>
        </w:tc>
      </w:tr>
      <w:tr w:rsidR="000D21D4" w14:paraId="5B25D7DD"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45D609B3" w14:textId="2E0A888B" w:rsidR="000D21D4" w:rsidRPr="000D21D4" w:rsidRDefault="000D21D4" w:rsidP="000D21D4">
            <w:pPr>
              <w:pStyle w:val="ListParagraph"/>
              <w:ind w:left="0"/>
              <w:rPr>
                <w:b w:val="0"/>
                <w:bCs w:val="0"/>
                <w:sz w:val="28"/>
                <w:szCs w:val="28"/>
              </w:rPr>
            </w:pPr>
            <w:r>
              <w:rPr>
                <w:sz w:val="28"/>
                <w:szCs w:val="28"/>
              </w:rPr>
              <w:t>A</w:t>
            </w:r>
          </w:p>
        </w:tc>
        <w:tc>
          <w:tcPr>
            <w:tcW w:w="3485" w:type="dxa"/>
          </w:tcPr>
          <w:p w14:paraId="3F3EEDF8" w14:textId="466B42C4"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c>
          <w:tcPr>
            <w:tcW w:w="3486" w:type="dxa"/>
          </w:tcPr>
          <w:p w14:paraId="6C3C2A0B" w14:textId="01C649E9"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2/20=0.1</w:t>
            </w:r>
          </w:p>
        </w:tc>
      </w:tr>
      <w:tr w:rsidR="000D21D4" w14:paraId="10E84F19"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5D71A77" w14:textId="6524FD88" w:rsidR="000D21D4" w:rsidRDefault="000D21D4" w:rsidP="000D21D4">
            <w:pPr>
              <w:pStyle w:val="ListParagraph"/>
              <w:ind w:left="0"/>
              <w:rPr>
                <w:sz w:val="28"/>
                <w:szCs w:val="28"/>
              </w:rPr>
            </w:pPr>
            <w:r>
              <w:rPr>
                <w:sz w:val="28"/>
                <w:szCs w:val="28"/>
              </w:rPr>
              <w:t>B</w:t>
            </w:r>
          </w:p>
        </w:tc>
        <w:tc>
          <w:tcPr>
            <w:tcW w:w="3485" w:type="dxa"/>
          </w:tcPr>
          <w:p w14:paraId="381F37A0" w14:textId="1BED45A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c>
          <w:tcPr>
            <w:tcW w:w="3486" w:type="dxa"/>
          </w:tcPr>
          <w:p w14:paraId="20A5BA49" w14:textId="59BF6541"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6/20=0.3</w:t>
            </w:r>
          </w:p>
        </w:tc>
      </w:tr>
      <w:tr w:rsidR="000D21D4" w14:paraId="2F7BD17F"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B2F3DFC" w14:textId="571F3DB8" w:rsidR="000D21D4" w:rsidRDefault="000D21D4" w:rsidP="000D21D4">
            <w:pPr>
              <w:pStyle w:val="ListParagraph"/>
              <w:ind w:left="0"/>
              <w:rPr>
                <w:sz w:val="28"/>
                <w:szCs w:val="28"/>
              </w:rPr>
            </w:pPr>
            <w:r>
              <w:rPr>
                <w:sz w:val="28"/>
                <w:szCs w:val="28"/>
              </w:rPr>
              <w:t>C</w:t>
            </w:r>
          </w:p>
        </w:tc>
        <w:tc>
          <w:tcPr>
            <w:tcW w:w="3485" w:type="dxa"/>
          </w:tcPr>
          <w:p w14:paraId="1E69C677" w14:textId="7894DE98"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c>
          <w:tcPr>
            <w:tcW w:w="3486" w:type="dxa"/>
          </w:tcPr>
          <w:p w14:paraId="5AEF7582" w14:textId="5F76ACB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7/20=0.35</w:t>
            </w:r>
          </w:p>
        </w:tc>
      </w:tr>
      <w:tr w:rsidR="000D21D4" w14:paraId="05DB9812"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C20C3BD" w14:textId="648FAA96" w:rsidR="000D21D4" w:rsidRDefault="000D21D4" w:rsidP="000D21D4">
            <w:pPr>
              <w:pStyle w:val="ListParagraph"/>
              <w:ind w:left="0"/>
              <w:rPr>
                <w:sz w:val="28"/>
                <w:szCs w:val="28"/>
              </w:rPr>
            </w:pPr>
            <w:r>
              <w:rPr>
                <w:sz w:val="28"/>
                <w:szCs w:val="28"/>
              </w:rPr>
              <w:t>D</w:t>
            </w:r>
          </w:p>
        </w:tc>
        <w:tc>
          <w:tcPr>
            <w:tcW w:w="3485" w:type="dxa"/>
          </w:tcPr>
          <w:p w14:paraId="5001F1E4" w14:textId="022C5466"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w:t>
            </w:r>
          </w:p>
        </w:tc>
        <w:tc>
          <w:tcPr>
            <w:tcW w:w="3486" w:type="dxa"/>
          </w:tcPr>
          <w:p w14:paraId="75A9958F" w14:textId="515FC862"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5/20=0.25</w:t>
            </w:r>
          </w:p>
        </w:tc>
      </w:tr>
      <w:tr w:rsidR="000D21D4" w14:paraId="7AE99BDA"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465AD99" w14:textId="02FF416F" w:rsidR="000D21D4" w:rsidRDefault="000D21D4" w:rsidP="000D21D4">
            <w:pPr>
              <w:pStyle w:val="ListParagraph"/>
              <w:ind w:left="0"/>
              <w:rPr>
                <w:sz w:val="28"/>
                <w:szCs w:val="28"/>
              </w:rPr>
            </w:pPr>
            <w:r>
              <w:rPr>
                <w:sz w:val="28"/>
                <w:szCs w:val="28"/>
              </w:rPr>
              <w:t>TOTAL:</w:t>
            </w:r>
          </w:p>
        </w:tc>
        <w:tc>
          <w:tcPr>
            <w:tcW w:w="3485" w:type="dxa"/>
          </w:tcPr>
          <w:p w14:paraId="5BC1B639" w14:textId="7D648C3E"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r w:rsidR="000D21D4">
              <w:rPr>
                <w:sz w:val="28"/>
                <w:szCs w:val="28"/>
              </w:rPr>
              <w:t>20</w:t>
            </w:r>
          </w:p>
        </w:tc>
        <w:tc>
          <w:tcPr>
            <w:tcW w:w="3486" w:type="dxa"/>
          </w:tcPr>
          <w:p w14:paraId="31789B46" w14:textId="60D8EF63"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7A7568A8" w14:textId="77777777" w:rsidR="000D21D4" w:rsidRDefault="000D21D4" w:rsidP="000D21D4">
      <w:pPr>
        <w:rPr>
          <w:sz w:val="28"/>
          <w:szCs w:val="28"/>
        </w:rPr>
      </w:pPr>
    </w:p>
    <w:p w14:paraId="24AA93BC" w14:textId="77777777" w:rsidR="000D21D4" w:rsidRPr="000D21D4" w:rsidRDefault="000D21D4" w:rsidP="000D21D4">
      <w:pPr>
        <w:rPr>
          <w:sz w:val="28"/>
          <w:szCs w:val="28"/>
        </w:rPr>
      </w:pPr>
    </w:p>
    <w:p w14:paraId="66819ECE" w14:textId="77777777" w:rsidR="00CE3459" w:rsidRPr="00CE3459" w:rsidRDefault="00CE3459" w:rsidP="00CE3459">
      <w:pPr>
        <w:rPr>
          <w:b/>
          <w:bCs/>
          <w:sz w:val="28"/>
          <w:szCs w:val="28"/>
        </w:rPr>
      </w:pPr>
      <w:r w:rsidRPr="00CE3459">
        <w:rPr>
          <w:b/>
          <w:bCs/>
          <w:sz w:val="28"/>
          <w:szCs w:val="28"/>
        </w:rPr>
        <w:t>CHARGE TO REPRESENT CATEGORICAL DATA:</w:t>
      </w:r>
    </w:p>
    <w:p w14:paraId="2E102CFB" w14:textId="15B63588" w:rsidR="00CE3459" w:rsidRDefault="00CE3459" w:rsidP="00CE3459">
      <w:pPr>
        <w:rPr>
          <w:sz w:val="28"/>
          <w:szCs w:val="28"/>
        </w:rPr>
      </w:pPr>
      <w:r w:rsidRPr="00CE3459">
        <w:rPr>
          <w:sz w:val="28"/>
          <w:szCs w:val="28"/>
        </w:rPr>
        <w:t xml:space="preserve">  </w:t>
      </w:r>
      <w:r w:rsidRPr="00CE3459">
        <w:rPr>
          <w:b/>
          <w:bCs/>
          <w:sz w:val="28"/>
          <w:szCs w:val="28"/>
        </w:rPr>
        <w:t>*BAR GRAPH:</w:t>
      </w:r>
      <w:r w:rsidRPr="00CE3459">
        <w:rPr>
          <w:sz w:val="28"/>
          <w:szCs w:val="28"/>
        </w:rPr>
        <w:t xml:space="preserve"> It displays the distinct values of the category on a horizontal axis and the frequency on the vertical axis represented rectangular bars and the length of each bar corresponds to the frequency.</w:t>
      </w:r>
    </w:p>
    <w:p w14:paraId="767D180B" w14:textId="394A08BE" w:rsidR="00CE3459" w:rsidRPr="00CE3459" w:rsidRDefault="00CE3459" w:rsidP="00CE3459">
      <w:pPr>
        <w:rPr>
          <w:b/>
          <w:bCs/>
          <w:sz w:val="28"/>
          <w:szCs w:val="28"/>
        </w:rPr>
      </w:pPr>
      <w:r w:rsidRPr="00CE3459">
        <w:rPr>
          <w:b/>
          <w:bCs/>
          <w:sz w:val="28"/>
          <w:szCs w:val="28"/>
        </w:rPr>
        <w:t>#</w:t>
      </w:r>
      <w:r w:rsidR="0041653B" w:rsidRPr="00CE3459">
        <w:rPr>
          <w:b/>
          <w:bCs/>
          <w:sz w:val="28"/>
          <w:szCs w:val="28"/>
        </w:rPr>
        <w:t>NOTE: -</w:t>
      </w:r>
    </w:p>
    <w:p w14:paraId="7C6F845B" w14:textId="38104745" w:rsidR="00CE3459" w:rsidRDefault="00CE3459" w:rsidP="00CE3459">
      <w:pPr>
        <w:rPr>
          <w:sz w:val="28"/>
          <w:szCs w:val="28"/>
        </w:rPr>
      </w:pPr>
      <w:r w:rsidRPr="00CE3459">
        <w:rPr>
          <w:sz w:val="28"/>
          <w:szCs w:val="28"/>
        </w:rPr>
        <w:t xml:space="preserve">           Bar graph can be visualized for both categorical data and numerical data.</w:t>
      </w:r>
    </w:p>
    <w:p w14:paraId="4044AD2F" w14:textId="34889F01" w:rsidR="00CE3459" w:rsidRDefault="00CE3459" w:rsidP="00CE3459">
      <w:pPr>
        <w:rPr>
          <w:sz w:val="28"/>
          <w:szCs w:val="28"/>
        </w:rPr>
      </w:pPr>
      <w:r w:rsidRPr="00CE3459">
        <w:rPr>
          <w:sz w:val="28"/>
          <w:szCs w:val="28"/>
        </w:rPr>
        <w:lastRenderedPageBreak/>
        <w:t xml:space="preserve">  If the purpose is to, with a </w:t>
      </w:r>
      <w:r w:rsidR="0041653B" w:rsidRPr="00CE3459">
        <w:rPr>
          <w:sz w:val="28"/>
          <w:szCs w:val="28"/>
        </w:rPr>
        <w:t>tabulation and</w:t>
      </w:r>
      <w:r w:rsidRPr="00CE3459">
        <w:rPr>
          <w:sz w:val="28"/>
          <w:szCs w:val="28"/>
        </w:rPr>
        <w:t xml:space="preserve"> if one wants to compare how each category does with the other we choose bar graphs and it helps comparison </w:t>
      </w:r>
      <w:r w:rsidR="0041653B" w:rsidRPr="00CE3459">
        <w:rPr>
          <w:sz w:val="28"/>
          <w:szCs w:val="28"/>
        </w:rPr>
        <w:t>between the</w:t>
      </w:r>
      <w:r w:rsidRPr="00CE3459">
        <w:rPr>
          <w:sz w:val="28"/>
          <w:szCs w:val="28"/>
        </w:rPr>
        <w:t xml:space="preserve"> category.</w:t>
      </w:r>
    </w:p>
    <w:p w14:paraId="30174DB7" w14:textId="410B1732" w:rsidR="000D21D4" w:rsidRPr="00104C06" w:rsidRDefault="000D21D4" w:rsidP="00104C06">
      <w:pPr>
        <w:pStyle w:val="ListParagraph"/>
        <w:numPr>
          <w:ilvl w:val="0"/>
          <w:numId w:val="14"/>
        </w:numPr>
        <w:rPr>
          <w:sz w:val="28"/>
          <w:szCs w:val="28"/>
        </w:rPr>
      </w:pPr>
      <w:r>
        <w:rPr>
          <w:sz w:val="28"/>
          <w:szCs w:val="28"/>
        </w:rPr>
        <w:t>One you create a bar graph or chart to the following data A,</w:t>
      </w:r>
      <w:r w:rsidR="00A704E8">
        <w:rPr>
          <w:sz w:val="28"/>
          <w:szCs w:val="28"/>
        </w:rPr>
        <w:t xml:space="preserve"> </w:t>
      </w:r>
      <w:r>
        <w:rPr>
          <w:sz w:val="28"/>
          <w:szCs w:val="28"/>
        </w:rPr>
        <w:t>A,</w:t>
      </w:r>
      <w:r w:rsidR="00A704E8">
        <w:rPr>
          <w:sz w:val="28"/>
          <w:szCs w:val="28"/>
        </w:rPr>
        <w:t xml:space="preserve"> </w:t>
      </w:r>
      <w:r>
        <w:rPr>
          <w:sz w:val="28"/>
          <w:szCs w:val="28"/>
        </w:rPr>
        <w:t>B,</w:t>
      </w:r>
      <w:r w:rsidR="00A704E8">
        <w:rPr>
          <w:sz w:val="28"/>
          <w:szCs w:val="28"/>
        </w:rPr>
        <w:t xml:space="preserve"> </w:t>
      </w:r>
      <w:r>
        <w:rPr>
          <w:sz w:val="28"/>
          <w:szCs w:val="28"/>
        </w:rPr>
        <w:t>C,</w:t>
      </w:r>
      <w:r w:rsidR="00A704E8">
        <w:rPr>
          <w:sz w:val="28"/>
          <w:szCs w:val="28"/>
        </w:rPr>
        <w:t xml:space="preserve"> </w:t>
      </w:r>
      <w:r>
        <w:rPr>
          <w:sz w:val="28"/>
          <w:szCs w:val="28"/>
        </w:rPr>
        <w:t>A,</w:t>
      </w:r>
      <w:r w:rsidR="00A704E8">
        <w:rPr>
          <w:sz w:val="28"/>
          <w:szCs w:val="28"/>
        </w:rPr>
        <w:t xml:space="preserve"> </w:t>
      </w:r>
      <w:r>
        <w:rPr>
          <w:sz w:val="28"/>
          <w:szCs w:val="28"/>
        </w:rPr>
        <w:t>D</w:t>
      </w:r>
      <w:r w:rsidR="00A704E8">
        <w:rPr>
          <w:sz w:val="28"/>
          <w:szCs w:val="28"/>
        </w:rPr>
        <w:t xml:space="preserve"> </w:t>
      </w:r>
      <w:r>
        <w:rPr>
          <w:sz w:val="28"/>
          <w:szCs w:val="28"/>
        </w:rPr>
        <w:t>,</w:t>
      </w:r>
      <w:r w:rsidR="00A704E8">
        <w:rPr>
          <w:sz w:val="28"/>
          <w:szCs w:val="28"/>
        </w:rPr>
        <w:t xml:space="preserve"> </w:t>
      </w:r>
      <w:r>
        <w:rPr>
          <w:sz w:val="28"/>
          <w:szCs w:val="28"/>
        </w:rPr>
        <w:t>A,</w:t>
      </w:r>
      <w:r w:rsidR="00A704E8">
        <w:rPr>
          <w:sz w:val="28"/>
          <w:szCs w:val="28"/>
        </w:rPr>
        <w:t xml:space="preserve"> </w:t>
      </w:r>
      <w:r>
        <w:rPr>
          <w:sz w:val="28"/>
          <w:szCs w:val="28"/>
        </w:rPr>
        <w:t>B,D,C,A,B, C,D,A.</w:t>
      </w:r>
    </w:p>
    <w:tbl>
      <w:tblPr>
        <w:tblStyle w:val="TableGrid"/>
        <w:tblpPr w:leftFromText="180" w:rightFromText="180" w:horzAnchor="page" w:tblpX="265" w:tblpY="-448"/>
        <w:tblW w:w="0" w:type="auto"/>
        <w:tblLook w:val="04A0" w:firstRow="1" w:lastRow="0" w:firstColumn="1" w:lastColumn="0" w:noHBand="0" w:noVBand="1"/>
      </w:tblPr>
      <w:tblGrid>
        <w:gridCol w:w="1713"/>
        <w:gridCol w:w="1719"/>
      </w:tblGrid>
      <w:tr w:rsidR="00104C06" w14:paraId="6AC1E68C" w14:textId="77777777" w:rsidTr="00552CA1">
        <w:trPr>
          <w:trHeight w:val="369"/>
        </w:trPr>
        <w:tc>
          <w:tcPr>
            <w:tcW w:w="1713" w:type="dxa"/>
          </w:tcPr>
          <w:p w14:paraId="1341F1F4" w14:textId="6FDC8AE8" w:rsidR="00104C06" w:rsidRDefault="00104C06" w:rsidP="00552CA1">
            <w:pPr>
              <w:pStyle w:val="ListParagraph"/>
              <w:ind w:left="0"/>
              <w:rPr>
                <w:sz w:val="28"/>
                <w:szCs w:val="28"/>
              </w:rPr>
            </w:pPr>
            <w:r>
              <w:rPr>
                <w:sz w:val="28"/>
                <w:szCs w:val="28"/>
              </w:rPr>
              <w:t>CATEGORY</w:t>
            </w:r>
          </w:p>
        </w:tc>
        <w:tc>
          <w:tcPr>
            <w:tcW w:w="1719" w:type="dxa"/>
          </w:tcPr>
          <w:p w14:paraId="63EBDE74" w14:textId="12934144" w:rsidR="00104C06" w:rsidRDefault="00104C06" w:rsidP="00552CA1">
            <w:pPr>
              <w:pStyle w:val="ListParagraph"/>
              <w:ind w:left="0"/>
              <w:rPr>
                <w:sz w:val="28"/>
                <w:szCs w:val="28"/>
              </w:rPr>
            </w:pPr>
            <w:r>
              <w:rPr>
                <w:sz w:val="28"/>
                <w:szCs w:val="28"/>
              </w:rPr>
              <w:t>FREQUENCY</w:t>
            </w:r>
          </w:p>
        </w:tc>
      </w:tr>
      <w:tr w:rsidR="00104C06" w14:paraId="3392D9DF" w14:textId="77777777" w:rsidTr="00552CA1">
        <w:trPr>
          <w:trHeight w:val="369"/>
        </w:trPr>
        <w:tc>
          <w:tcPr>
            <w:tcW w:w="1713" w:type="dxa"/>
          </w:tcPr>
          <w:p w14:paraId="2BB683F8" w14:textId="363B8CA5" w:rsidR="00104C06" w:rsidRDefault="00104C06" w:rsidP="00552CA1">
            <w:pPr>
              <w:pStyle w:val="ListParagraph"/>
              <w:ind w:left="0"/>
              <w:rPr>
                <w:sz w:val="28"/>
                <w:szCs w:val="28"/>
              </w:rPr>
            </w:pPr>
            <w:r>
              <w:rPr>
                <w:sz w:val="28"/>
                <w:szCs w:val="28"/>
              </w:rPr>
              <w:t>A</w:t>
            </w:r>
          </w:p>
        </w:tc>
        <w:tc>
          <w:tcPr>
            <w:tcW w:w="1719" w:type="dxa"/>
          </w:tcPr>
          <w:p w14:paraId="13F18548" w14:textId="5AC2FEB5" w:rsidR="00104C06" w:rsidRDefault="00104C06" w:rsidP="00552CA1">
            <w:pPr>
              <w:pStyle w:val="ListParagraph"/>
              <w:ind w:left="0"/>
              <w:rPr>
                <w:sz w:val="28"/>
                <w:szCs w:val="28"/>
              </w:rPr>
            </w:pPr>
            <w:r>
              <w:rPr>
                <w:sz w:val="28"/>
                <w:szCs w:val="28"/>
              </w:rPr>
              <w:t>6</w:t>
            </w:r>
          </w:p>
        </w:tc>
      </w:tr>
      <w:tr w:rsidR="00104C06" w14:paraId="5FB6D32D" w14:textId="77777777" w:rsidTr="00552CA1">
        <w:trPr>
          <w:trHeight w:val="369"/>
        </w:trPr>
        <w:tc>
          <w:tcPr>
            <w:tcW w:w="1713" w:type="dxa"/>
          </w:tcPr>
          <w:p w14:paraId="23BD1B20" w14:textId="258F5F99" w:rsidR="00104C06" w:rsidRDefault="00104C06" w:rsidP="00552CA1">
            <w:pPr>
              <w:pStyle w:val="ListParagraph"/>
              <w:ind w:left="0"/>
              <w:rPr>
                <w:sz w:val="28"/>
                <w:szCs w:val="28"/>
              </w:rPr>
            </w:pPr>
            <w:r>
              <w:rPr>
                <w:sz w:val="28"/>
                <w:szCs w:val="28"/>
              </w:rPr>
              <w:t>B</w:t>
            </w:r>
          </w:p>
        </w:tc>
        <w:tc>
          <w:tcPr>
            <w:tcW w:w="1719" w:type="dxa"/>
          </w:tcPr>
          <w:p w14:paraId="28C66FAC" w14:textId="05B25148" w:rsidR="00104C06" w:rsidRDefault="00104C06" w:rsidP="00552CA1">
            <w:pPr>
              <w:pStyle w:val="ListParagraph"/>
              <w:ind w:left="0"/>
              <w:rPr>
                <w:sz w:val="28"/>
                <w:szCs w:val="28"/>
              </w:rPr>
            </w:pPr>
            <w:r>
              <w:rPr>
                <w:sz w:val="28"/>
                <w:szCs w:val="28"/>
              </w:rPr>
              <w:t>3</w:t>
            </w:r>
          </w:p>
        </w:tc>
      </w:tr>
      <w:tr w:rsidR="00104C06" w14:paraId="0D5F6D3D" w14:textId="77777777" w:rsidTr="00552CA1">
        <w:trPr>
          <w:trHeight w:val="369"/>
        </w:trPr>
        <w:tc>
          <w:tcPr>
            <w:tcW w:w="1713" w:type="dxa"/>
          </w:tcPr>
          <w:p w14:paraId="03D0604F" w14:textId="08533944" w:rsidR="00104C06" w:rsidRDefault="00104C06" w:rsidP="00552CA1">
            <w:pPr>
              <w:pStyle w:val="ListParagraph"/>
              <w:ind w:left="0"/>
              <w:rPr>
                <w:sz w:val="28"/>
                <w:szCs w:val="28"/>
              </w:rPr>
            </w:pPr>
            <w:r>
              <w:rPr>
                <w:sz w:val="28"/>
                <w:szCs w:val="28"/>
              </w:rPr>
              <w:t>C</w:t>
            </w:r>
          </w:p>
        </w:tc>
        <w:tc>
          <w:tcPr>
            <w:tcW w:w="1719" w:type="dxa"/>
          </w:tcPr>
          <w:p w14:paraId="6C0B6CF2" w14:textId="24E4DD5F" w:rsidR="00104C06" w:rsidRDefault="00104C06" w:rsidP="00552CA1">
            <w:pPr>
              <w:pStyle w:val="ListParagraph"/>
              <w:ind w:left="0"/>
              <w:rPr>
                <w:sz w:val="28"/>
                <w:szCs w:val="28"/>
              </w:rPr>
            </w:pPr>
            <w:r>
              <w:rPr>
                <w:sz w:val="28"/>
                <w:szCs w:val="28"/>
              </w:rPr>
              <w:t>3</w:t>
            </w:r>
          </w:p>
        </w:tc>
      </w:tr>
      <w:tr w:rsidR="00104C06" w14:paraId="6503A2FA" w14:textId="77777777" w:rsidTr="00552CA1">
        <w:trPr>
          <w:trHeight w:val="369"/>
        </w:trPr>
        <w:tc>
          <w:tcPr>
            <w:tcW w:w="1713" w:type="dxa"/>
          </w:tcPr>
          <w:p w14:paraId="20EE713D" w14:textId="7BC8A085" w:rsidR="00104C06" w:rsidRDefault="00104C06" w:rsidP="00552CA1">
            <w:pPr>
              <w:pStyle w:val="ListParagraph"/>
              <w:ind w:left="0"/>
              <w:rPr>
                <w:sz w:val="28"/>
                <w:szCs w:val="28"/>
              </w:rPr>
            </w:pPr>
            <w:r>
              <w:rPr>
                <w:sz w:val="28"/>
                <w:szCs w:val="28"/>
              </w:rPr>
              <w:t>D</w:t>
            </w:r>
          </w:p>
        </w:tc>
        <w:tc>
          <w:tcPr>
            <w:tcW w:w="1719" w:type="dxa"/>
          </w:tcPr>
          <w:p w14:paraId="767AEDD9" w14:textId="7B0D5169" w:rsidR="00104C06" w:rsidRDefault="00104C06" w:rsidP="00552CA1">
            <w:pPr>
              <w:pStyle w:val="ListParagraph"/>
              <w:ind w:left="0"/>
              <w:rPr>
                <w:sz w:val="28"/>
                <w:szCs w:val="28"/>
              </w:rPr>
            </w:pPr>
            <w:r>
              <w:rPr>
                <w:sz w:val="28"/>
                <w:szCs w:val="28"/>
              </w:rPr>
              <w:t>3</w:t>
            </w:r>
          </w:p>
        </w:tc>
      </w:tr>
    </w:tbl>
    <w:p w14:paraId="29181FC3" w14:textId="7A55552A" w:rsidR="00104C06" w:rsidRDefault="00703CE2" w:rsidP="00104C06">
      <w:pPr>
        <w:rPr>
          <w:sz w:val="28"/>
          <w:szCs w:val="28"/>
        </w:rPr>
      </w:pPr>
      <w:r>
        <w:rPr>
          <w:noProof/>
        </w:rPr>
        <w:drawing>
          <wp:anchor distT="0" distB="0" distL="114300" distR="114300" simplePos="0" relativeHeight="251670016" behindDoc="1" locked="0" layoutInCell="1" allowOverlap="1" wp14:anchorId="6B39D7FF" wp14:editId="12C11C61">
            <wp:simplePos x="0" y="0"/>
            <wp:positionH relativeFrom="column">
              <wp:posOffset>2174240</wp:posOffset>
            </wp:positionH>
            <wp:positionV relativeFrom="page">
              <wp:posOffset>163830</wp:posOffset>
            </wp:positionV>
            <wp:extent cx="4267200" cy="1858010"/>
            <wp:effectExtent l="0" t="0" r="0" b="8890"/>
            <wp:wrapTopAndBottom/>
            <wp:docPr id="1779202656" name="Chart 1">
              <a:extLst xmlns:a="http://schemas.openxmlformats.org/drawingml/2006/main">
                <a:ext uri="{FF2B5EF4-FFF2-40B4-BE49-F238E27FC236}">
                  <a16:creationId xmlns:a16="http://schemas.microsoft.com/office/drawing/2014/main" id="{EBAA13A5-2B19-4C92-D02C-F78F50878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736"/>
        <w:tblW w:w="0" w:type="auto"/>
        <w:tblLook w:val="04A0" w:firstRow="1" w:lastRow="0" w:firstColumn="1" w:lastColumn="0" w:noHBand="0" w:noVBand="1"/>
      </w:tblPr>
      <w:tblGrid>
        <w:gridCol w:w="1422"/>
        <w:gridCol w:w="1601"/>
      </w:tblGrid>
      <w:tr w:rsidR="003B40C4" w14:paraId="2EE90E8E" w14:textId="77777777" w:rsidTr="003B40C4">
        <w:trPr>
          <w:trHeight w:val="371"/>
        </w:trPr>
        <w:tc>
          <w:tcPr>
            <w:tcW w:w="1422" w:type="dxa"/>
          </w:tcPr>
          <w:p w14:paraId="5C6A2793" w14:textId="77777777" w:rsidR="003B40C4" w:rsidRDefault="003B40C4" w:rsidP="003B40C4">
            <w:pPr>
              <w:pStyle w:val="ListParagraph"/>
              <w:ind w:left="0"/>
              <w:rPr>
                <w:sz w:val="28"/>
                <w:szCs w:val="28"/>
              </w:rPr>
            </w:pPr>
            <w:r>
              <w:rPr>
                <w:sz w:val="28"/>
                <w:szCs w:val="28"/>
              </w:rPr>
              <w:t>CATEGORY</w:t>
            </w:r>
          </w:p>
        </w:tc>
        <w:tc>
          <w:tcPr>
            <w:tcW w:w="1601" w:type="dxa"/>
          </w:tcPr>
          <w:p w14:paraId="6F7D245E" w14:textId="77777777" w:rsidR="003B40C4" w:rsidRDefault="003B40C4" w:rsidP="003B40C4">
            <w:pPr>
              <w:pStyle w:val="ListParagraph"/>
              <w:ind w:left="0"/>
              <w:rPr>
                <w:sz w:val="28"/>
                <w:szCs w:val="28"/>
              </w:rPr>
            </w:pPr>
            <w:r>
              <w:rPr>
                <w:sz w:val="28"/>
                <w:szCs w:val="28"/>
              </w:rPr>
              <w:t>FREQUENCY</w:t>
            </w:r>
          </w:p>
        </w:tc>
      </w:tr>
      <w:tr w:rsidR="003B40C4" w14:paraId="42672422" w14:textId="77777777" w:rsidTr="003B40C4">
        <w:trPr>
          <w:trHeight w:val="371"/>
        </w:trPr>
        <w:tc>
          <w:tcPr>
            <w:tcW w:w="1422" w:type="dxa"/>
          </w:tcPr>
          <w:p w14:paraId="3DE02059" w14:textId="77777777" w:rsidR="003B40C4" w:rsidRDefault="003B40C4" w:rsidP="003B40C4">
            <w:pPr>
              <w:pStyle w:val="ListParagraph"/>
              <w:ind w:left="0"/>
              <w:rPr>
                <w:sz w:val="28"/>
                <w:szCs w:val="28"/>
              </w:rPr>
            </w:pPr>
            <w:r>
              <w:rPr>
                <w:sz w:val="28"/>
                <w:szCs w:val="28"/>
              </w:rPr>
              <w:t>A</w:t>
            </w:r>
          </w:p>
        </w:tc>
        <w:tc>
          <w:tcPr>
            <w:tcW w:w="1601" w:type="dxa"/>
          </w:tcPr>
          <w:p w14:paraId="5A45CA1A" w14:textId="77777777" w:rsidR="003B40C4" w:rsidRDefault="003B40C4" w:rsidP="003B40C4">
            <w:pPr>
              <w:pStyle w:val="ListParagraph"/>
              <w:ind w:left="0"/>
              <w:rPr>
                <w:sz w:val="28"/>
                <w:szCs w:val="28"/>
              </w:rPr>
            </w:pPr>
            <w:r>
              <w:rPr>
                <w:sz w:val="28"/>
                <w:szCs w:val="28"/>
              </w:rPr>
              <w:t>5</w:t>
            </w:r>
          </w:p>
        </w:tc>
      </w:tr>
      <w:tr w:rsidR="003B40C4" w14:paraId="0CB0D1BC" w14:textId="77777777" w:rsidTr="003B40C4">
        <w:trPr>
          <w:trHeight w:val="371"/>
        </w:trPr>
        <w:tc>
          <w:tcPr>
            <w:tcW w:w="1422" w:type="dxa"/>
          </w:tcPr>
          <w:p w14:paraId="09E1FA48" w14:textId="77777777" w:rsidR="003B40C4" w:rsidRDefault="003B40C4" w:rsidP="003B40C4">
            <w:pPr>
              <w:pStyle w:val="ListParagraph"/>
              <w:ind w:left="0"/>
              <w:rPr>
                <w:sz w:val="28"/>
                <w:szCs w:val="28"/>
              </w:rPr>
            </w:pPr>
            <w:r>
              <w:rPr>
                <w:sz w:val="28"/>
                <w:szCs w:val="28"/>
              </w:rPr>
              <w:t>B</w:t>
            </w:r>
          </w:p>
        </w:tc>
        <w:tc>
          <w:tcPr>
            <w:tcW w:w="1601" w:type="dxa"/>
          </w:tcPr>
          <w:p w14:paraId="3D4B4C09" w14:textId="77777777" w:rsidR="003B40C4" w:rsidRDefault="003B40C4" w:rsidP="003B40C4">
            <w:pPr>
              <w:pStyle w:val="ListParagraph"/>
              <w:ind w:left="0"/>
              <w:rPr>
                <w:sz w:val="28"/>
                <w:szCs w:val="28"/>
              </w:rPr>
            </w:pPr>
            <w:r>
              <w:rPr>
                <w:sz w:val="28"/>
                <w:szCs w:val="28"/>
              </w:rPr>
              <w:t>3</w:t>
            </w:r>
          </w:p>
        </w:tc>
      </w:tr>
      <w:tr w:rsidR="003B40C4" w14:paraId="2EF21E3F" w14:textId="77777777" w:rsidTr="003B40C4">
        <w:trPr>
          <w:trHeight w:val="371"/>
        </w:trPr>
        <w:tc>
          <w:tcPr>
            <w:tcW w:w="1422" w:type="dxa"/>
          </w:tcPr>
          <w:p w14:paraId="766AD250" w14:textId="77777777" w:rsidR="003B40C4" w:rsidRDefault="003B40C4" w:rsidP="003B40C4">
            <w:pPr>
              <w:pStyle w:val="ListParagraph"/>
              <w:ind w:left="0"/>
              <w:rPr>
                <w:sz w:val="28"/>
                <w:szCs w:val="28"/>
              </w:rPr>
            </w:pPr>
            <w:r>
              <w:rPr>
                <w:sz w:val="28"/>
                <w:szCs w:val="28"/>
              </w:rPr>
              <w:t>C</w:t>
            </w:r>
          </w:p>
        </w:tc>
        <w:tc>
          <w:tcPr>
            <w:tcW w:w="1601" w:type="dxa"/>
          </w:tcPr>
          <w:p w14:paraId="7B135007" w14:textId="77777777" w:rsidR="003B40C4" w:rsidRDefault="003B40C4" w:rsidP="003B40C4">
            <w:pPr>
              <w:pStyle w:val="ListParagraph"/>
              <w:ind w:left="0"/>
              <w:rPr>
                <w:sz w:val="28"/>
                <w:szCs w:val="28"/>
              </w:rPr>
            </w:pPr>
            <w:r>
              <w:rPr>
                <w:sz w:val="28"/>
                <w:szCs w:val="28"/>
              </w:rPr>
              <w:t>3</w:t>
            </w:r>
          </w:p>
        </w:tc>
      </w:tr>
      <w:tr w:rsidR="003B40C4" w14:paraId="3D06B147" w14:textId="77777777" w:rsidTr="003B40C4">
        <w:trPr>
          <w:trHeight w:val="371"/>
        </w:trPr>
        <w:tc>
          <w:tcPr>
            <w:tcW w:w="1422" w:type="dxa"/>
          </w:tcPr>
          <w:p w14:paraId="197F1A8D" w14:textId="77777777" w:rsidR="003B40C4" w:rsidRDefault="003B40C4" w:rsidP="003B40C4">
            <w:pPr>
              <w:pStyle w:val="ListParagraph"/>
              <w:ind w:left="0"/>
              <w:rPr>
                <w:sz w:val="28"/>
                <w:szCs w:val="28"/>
              </w:rPr>
            </w:pPr>
            <w:r>
              <w:rPr>
                <w:sz w:val="28"/>
                <w:szCs w:val="28"/>
              </w:rPr>
              <w:t>D</w:t>
            </w:r>
          </w:p>
        </w:tc>
        <w:tc>
          <w:tcPr>
            <w:tcW w:w="1601" w:type="dxa"/>
          </w:tcPr>
          <w:p w14:paraId="3C2A4786" w14:textId="77777777" w:rsidR="003B40C4" w:rsidRDefault="003B40C4" w:rsidP="003B40C4">
            <w:pPr>
              <w:pStyle w:val="ListParagraph"/>
              <w:ind w:left="0"/>
              <w:rPr>
                <w:sz w:val="28"/>
                <w:szCs w:val="28"/>
              </w:rPr>
            </w:pPr>
            <w:r>
              <w:rPr>
                <w:sz w:val="28"/>
                <w:szCs w:val="28"/>
              </w:rPr>
              <w:t>5</w:t>
            </w:r>
          </w:p>
        </w:tc>
      </w:tr>
    </w:tbl>
    <w:p w14:paraId="5894E0CC" w14:textId="77777777" w:rsidR="00A704E8" w:rsidRDefault="00505EB2" w:rsidP="00CE3459">
      <w:pPr>
        <w:pStyle w:val="ListParagraph"/>
        <w:numPr>
          <w:ilvl w:val="0"/>
          <w:numId w:val="14"/>
        </w:numPr>
        <w:rPr>
          <w:sz w:val="28"/>
          <w:szCs w:val="28"/>
        </w:rPr>
      </w:pPr>
      <w:r>
        <w:rPr>
          <w:noProof/>
        </w:rPr>
        <w:drawing>
          <wp:inline distT="0" distB="0" distL="0" distR="0" wp14:anchorId="5E1A1E77" wp14:editId="644B251E">
            <wp:extent cx="3100070" cy="1828800"/>
            <wp:effectExtent l="0" t="0" r="5080" b="0"/>
            <wp:docPr id="1803389570" name="Chart 1">
              <a:extLst xmlns:a="http://schemas.openxmlformats.org/drawingml/2006/main">
                <a:ext uri="{FF2B5EF4-FFF2-40B4-BE49-F238E27FC236}">
                  <a16:creationId xmlns:a16="http://schemas.microsoft.com/office/drawing/2014/main" id="{3686BC4F-7CCD-AB9C-1D64-07CE5C3056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9339599" w14:textId="31DBCEAF" w:rsidR="00505EB2" w:rsidRPr="00E81A76" w:rsidRDefault="00104C06" w:rsidP="00CE3459">
      <w:pPr>
        <w:pStyle w:val="ListParagraph"/>
        <w:numPr>
          <w:ilvl w:val="0"/>
          <w:numId w:val="14"/>
        </w:numPr>
        <w:rPr>
          <w:sz w:val="28"/>
          <w:szCs w:val="28"/>
        </w:rPr>
      </w:pPr>
      <w:r>
        <w:rPr>
          <w:sz w:val="28"/>
          <w:szCs w:val="28"/>
        </w:rPr>
        <w:t>Create a bar graph to the following data.</w:t>
      </w:r>
      <w:r w:rsidR="00BC014B">
        <w:rPr>
          <w:sz w:val="28"/>
          <w:szCs w:val="28"/>
        </w:rPr>
        <w:t xml:space="preserve"> A, B, C</w:t>
      </w:r>
      <w:r>
        <w:rPr>
          <w:sz w:val="28"/>
          <w:szCs w:val="28"/>
        </w:rPr>
        <w:t>,</w:t>
      </w:r>
      <w:r w:rsidR="00E81A76">
        <w:rPr>
          <w:sz w:val="28"/>
          <w:szCs w:val="28"/>
        </w:rPr>
        <w:t xml:space="preserve"> </w:t>
      </w:r>
      <w:r>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C,</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C,</w:t>
      </w:r>
      <w:r w:rsidR="00E81A76">
        <w:rPr>
          <w:sz w:val="28"/>
          <w:szCs w:val="28"/>
        </w:rPr>
        <w:t xml:space="preserve"> </w:t>
      </w:r>
      <w:r w:rsidR="00BC014B">
        <w:rPr>
          <w:sz w:val="28"/>
          <w:szCs w:val="28"/>
        </w:rPr>
        <w:t>D, A,</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D.</w:t>
      </w:r>
    </w:p>
    <w:p w14:paraId="25B4CD33" w14:textId="113E2C3B" w:rsidR="00CE3459" w:rsidRPr="00CE3459" w:rsidRDefault="00CE3459" w:rsidP="00CE3459">
      <w:pPr>
        <w:rPr>
          <w:sz w:val="28"/>
          <w:szCs w:val="28"/>
        </w:rPr>
      </w:pPr>
      <w:r w:rsidRPr="00CE3459">
        <w:rPr>
          <w:b/>
          <w:bCs/>
          <w:sz w:val="28"/>
          <w:szCs w:val="28"/>
        </w:rPr>
        <w:t>COMPARITIVE BAR GRAPH</w:t>
      </w:r>
      <w:r w:rsidRPr="00CE3459">
        <w:rPr>
          <w:sz w:val="28"/>
          <w:szCs w:val="28"/>
        </w:rPr>
        <w:t xml:space="preserve">: It is also known as clustered bar chart or dual bar </w:t>
      </w:r>
      <w:r w:rsidR="0041653B" w:rsidRPr="00CE3459">
        <w:rPr>
          <w:sz w:val="28"/>
          <w:szCs w:val="28"/>
        </w:rPr>
        <w:t>chart. It</w:t>
      </w:r>
      <w:r w:rsidRPr="00CE3459">
        <w:rPr>
          <w:sz w:val="28"/>
          <w:szCs w:val="28"/>
        </w:rPr>
        <w:t xml:space="preserve"> shows the compar</w:t>
      </w:r>
      <w:r w:rsidR="0041653B">
        <w:rPr>
          <w:sz w:val="28"/>
          <w:szCs w:val="28"/>
        </w:rPr>
        <w:t>is</w:t>
      </w:r>
      <w:r w:rsidRPr="00CE3459">
        <w:rPr>
          <w:sz w:val="28"/>
          <w:szCs w:val="28"/>
        </w:rPr>
        <w:t>on between 2 or more data sets with same category side by side.</w:t>
      </w:r>
    </w:p>
    <w:p w14:paraId="2430F14D" w14:textId="39492D23" w:rsidR="00CE3459" w:rsidRPr="00CE3459" w:rsidRDefault="00CE3459" w:rsidP="00CE3459">
      <w:pPr>
        <w:rPr>
          <w:b/>
          <w:bCs/>
          <w:sz w:val="28"/>
          <w:szCs w:val="28"/>
        </w:rPr>
      </w:pPr>
      <w:r w:rsidRPr="00CE3459">
        <w:rPr>
          <w:b/>
          <w:bCs/>
          <w:sz w:val="28"/>
          <w:szCs w:val="28"/>
        </w:rPr>
        <w:t xml:space="preserve"> #</w:t>
      </w:r>
      <w:r w:rsidR="0041653B" w:rsidRPr="00CE3459">
        <w:rPr>
          <w:b/>
          <w:bCs/>
          <w:sz w:val="28"/>
          <w:szCs w:val="28"/>
        </w:rPr>
        <w:t>NOTE: -</w:t>
      </w:r>
    </w:p>
    <w:p w14:paraId="04A5CD4D" w14:textId="77777777" w:rsidR="00CE3459" w:rsidRDefault="00CE3459" w:rsidP="00CE3459">
      <w:pPr>
        <w:rPr>
          <w:sz w:val="28"/>
          <w:szCs w:val="28"/>
        </w:rPr>
      </w:pPr>
      <w:r w:rsidRPr="00CE3459">
        <w:rPr>
          <w:sz w:val="28"/>
          <w:szCs w:val="28"/>
        </w:rPr>
        <w:t xml:space="preserve">           If the purpose of visualization is to compare multiple data series side by side we use comparative bar graph and is used for both categorical data and numerical data.</w:t>
      </w:r>
    </w:p>
    <w:p w14:paraId="44F92E5B" w14:textId="0877FE5C" w:rsidR="00BC014B" w:rsidRDefault="00BC014B" w:rsidP="00BC014B">
      <w:pPr>
        <w:pStyle w:val="ListParagraph"/>
        <w:numPr>
          <w:ilvl w:val="0"/>
          <w:numId w:val="14"/>
        </w:numPr>
        <w:rPr>
          <w:sz w:val="28"/>
          <w:szCs w:val="28"/>
        </w:rPr>
      </w:pPr>
      <w:r>
        <w:rPr>
          <w:sz w:val="28"/>
          <w:szCs w:val="28"/>
        </w:rPr>
        <w:t>Consider a grades</w:t>
      </w:r>
      <w:r w:rsidR="00931872">
        <w:rPr>
          <w:sz w:val="28"/>
          <w:szCs w:val="28"/>
        </w:rPr>
        <w:t xml:space="preserve"> </w:t>
      </w:r>
      <w:r>
        <w:rPr>
          <w:sz w:val="28"/>
          <w:szCs w:val="28"/>
        </w:rPr>
        <w:t>obtained by students in exam 1</w:t>
      </w:r>
      <w:r w:rsidR="00081DB2">
        <w:rPr>
          <w:sz w:val="28"/>
          <w:szCs w:val="28"/>
        </w:rPr>
        <w:t>:</w:t>
      </w:r>
      <w:r>
        <w:rPr>
          <w:sz w:val="28"/>
          <w:szCs w:val="28"/>
        </w:rPr>
        <w:t xml:space="preserve"> 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A,</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w:t>
      </w:r>
    </w:p>
    <w:tbl>
      <w:tblPr>
        <w:tblpPr w:leftFromText="180" w:rightFromText="180" w:vertAnchor="text" w:horzAnchor="margin" w:tblpY="666"/>
        <w:tblW w:w="4606" w:type="dxa"/>
        <w:tblLook w:val="04A0" w:firstRow="1" w:lastRow="0" w:firstColumn="1" w:lastColumn="0" w:noHBand="0" w:noVBand="1"/>
      </w:tblPr>
      <w:tblGrid>
        <w:gridCol w:w="1735"/>
        <w:gridCol w:w="1566"/>
        <w:gridCol w:w="1305"/>
      </w:tblGrid>
      <w:tr w:rsidR="003379F4" w:rsidRPr="00AF127B" w14:paraId="2EBC013E" w14:textId="77777777" w:rsidTr="003379F4">
        <w:trPr>
          <w:trHeight w:val="464"/>
        </w:trPr>
        <w:tc>
          <w:tcPr>
            <w:tcW w:w="1735" w:type="dxa"/>
            <w:tcBorders>
              <w:top w:val="nil"/>
              <w:left w:val="nil"/>
              <w:bottom w:val="nil"/>
              <w:right w:val="nil"/>
            </w:tcBorders>
            <w:noWrap/>
            <w:vAlign w:val="bottom"/>
            <w:hideMark/>
          </w:tcPr>
          <w:p w14:paraId="4B8A9077" w14:textId="52C92835"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CATEGORY</w:t>
            </w:r>
          </w:p>
        </w:tc>
        <w:tc>
          <w:tcPr>
            <w:tcW w:w="1566" w:type="dxa"/>
            <w:tcBorders>
              <w:top w:val="nil"/>
              <w:left w:val="nil"/>
              <w:bottom w:val="nil"/>
              <w:right w:val="nil"/>
            </w:tcBorders>
            <w:noWrap/>
            <w:vAlign w:val="bottom"/>
            <w:hideMark/>
          </w:tcPr>
          <w:p w14:paraId="1DD4FF99"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 1</w:t>
            </w:r>
          </w:p>
        </w:tc>
        <w:tc>
          <w:tcPr>
            <w:tcW w:w="1305" w:type="dxa"/>
            <w:tcBorders>
              <w:top w:val="nil"/>
              <w:left w:val="nil"/>
              <w:bottom w:val="nil"/>
              <w:right w:val="nil"/>
            </w:tcBorders>
            <w:noWrap/>
            <w:vAlign w:val="bottom"/>
            <w:hideMark/>
          </w:tcPr>
          <w:p w14:paraId="0F5E464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EXAM2</w:t>
            </w:r>
          </w:p>
        </w:tc>
      </w:tr>
      <w:tr w:rsidR="003379F4" w:rsidRPr="00AF127B" w14:paraId="5ECF91E6" w14:textId="77777777" w:rsidTr="003379F4">
        <w:trPr>
          <w:trHeight w:val="464"/>
        </w:trPr>
        <w:tc>
          <w:tcPr>
            <w:tcW w:w="1735" w:type="dxa"/>
            <w:tcBorders>
              <w:top w:val="nil"/>
              <w:left w:val="nil"/>
              <w:bottom w:val="nil"/>
              <w:right w:val="nil"/>
            </w:tcBorders>
            <w:noWrap/>
            <w:vAlign w:val="bottom"/>
            <w:hideMark/>
          </w:tcPr>
          <w:p w14:paraId="7D88785E"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A</w:t>
            </w:r>
          </w:p>
        </w:tc>
        <w:tc>
          <w:tcPr>
            <w:tcW w:w="1566" w:type="dxa"/>
            <w:tcBorders>
              <w:top w:val="nil"/>
              <w:left w:val="nil"/>
              <w:bottom w:val="nil"/>
              <w:right w:val="nil"/>
            </w:tcBorders>
            <w:noWrap/>
            <w:vAlign w:val="bottom"/>
            <w:hideMark/>
          </w:tcPr>
          <w:p w14:paraId="777EADF9"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4</w:t>
            </w:r>
          </w:p>
        </w:tc>
        <w:tc>
          <w:tcPr>
            <w:tcW w:w="1305" w:type="dxa"/>
            <w:tcBorders>
              <w:top w:val="nil"/>
              <w:left w:val="nil"/>
              <w:bottom w:val="nil"/>
              <w:right w:val="nil"/>
            </w:tcBorders>
            <w:noWrap/>
            <w:vAlign w:val="bottom"/>
            <w:hideMark/>
          </w:tcPr>
          <w:p w14:paraId="51E5252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5</w:t>
            </w:r>
          </w:p>
        </w:tc>
      </w:tr>
      <w:tr w:rsidR="003379F4" w:rsidRPr="00AF127B" w14:paraId="41A2CB72" w14:textId="77777777" w:rsidTr="003379F4">
        <w:trPr>
          <w:trHeight w:val="464"/>
        </w:trPr>
        <w:tc>
          <w:tcPr>
            <w:tcW w:w="1735" w:type="dxa"/>
            <w:tcBorders>
              <w:top w:val="nil"/>
              <w:left w:val="nil"/>
              <w:right w:val="nil"/>
            </w:tcBorders>
            <w:noWrap/>
            <w:vAlign w:val="bottom"/>
            <w:hideMark/>
          </w:tcPr>
          <w:p w14:paraId="5C1D15F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B</w:t>
            </w:r>
          </w:p>
        </w:tc>
        <w:tc>
          <w:tcPr>
            <w:tcW w:w="1566" w:type="dxa"/>
            <w:tcBorders>
              <w:top w:val="nil"/>
              <w:left w:val="nil"/>
              <w:bottom w:val="single" w:sz="4" w:space="0" w:color="auto"/>
              <w:right w:val="nil"/>
            </w:tcBorders>
            <w:noWrap/>
            <w:vAlign w:val="bottom"/>
            <w:hideMark/>
          </w:tcPr>
          <w:p w14:paraId="62E1B1A0"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076826BD"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r>
      <w:tr w:rsidR="003379F4" w:rsidRPr="00AF127B" w14:paraId="169BFD79" w14:textId="77777777" w:rsidTr="003379F4">
        <w:trPr>
          <w:trHeight w:val="464"/>
        </w:trPr>
        <w:tc>
          <w:tcPr>
            <w:tcW w:w="1735" w:type="dxa"/>
            <w:tcBorders>
              <w:top w:val="nil"/>
              <w:left w:val="nil"/>
              <w:bottom w:val="single" w:sz="4" w:space="0" w:color="auto"/>
              <w:right w:val="single" w:sz="4" w:space="0" w:color="auto"/>
            </w:tcBorders>
            <w:noWrap/>
            <w:vAlign w:val="bottom"/>
            <w:hideMark/>
          </w:tcPr>
          <w:p w14:paraId="1D63A364"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w:t>
            </w:r>
          </w:p>
        </w:tc>
        <w:tc>
          <w:tcPr>
            <w:tcW w:w="1566" w:type="dxa"/>
            <w:tcBorders>
              <w:top w:val="single" w:sz="4" w:space="0" w:color="auto"/>
              <w:left w:val="single" w:sz="4" w:space="0" w:color="auto"/>
              <w:bottom w:val="single" w:sz="4" w:space="0" w:color="auto"/>
              <w:right w:val="single" w:sz="4" w:space="0" w:color="auto"/>
            </w:tcBorders>
            <w:noWrap/>
            <w:vAlign w:val="bottom"/>
            <w:hideMark/>
          </w:tcPr>
          <w:p w14:paraId="127FF80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c>
          <w:tcPr>
            <w:tcW w:w="1305" w:type="dxa"/>
            <w:tcBorders>
              <w:top w:val="nil"/>
              <w:left w:val="single" w:sz="4" w:space="0" w:color="auto"/>
              <w:bottom w:val="nil"/>
              <w:right w:val="nil"/>
            </w:tcBorders>
            <w:noWrap/>
            <w:vAlign w:val="bottom"/>
            <w:hideMark/>
          </w:tcPr>
          <w:p w14:paraId="525B60C3"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r w:rsidR="003379F4" w:rsidRPr="00AF127B" w14:paraId="0B8575C3" w14:textId="77777777" w:rsidTr="003379F4">
        <w:trPr>
          <w:trHeight w:val="464"/>
        </w:trPr>
        <w:tc>
          <w:tcPr>
            <w:tcW w:w="1735" w:type="dxa"/>
            <w:tcBorders>
              <w:top w:val="single" w:sz="4" w:space="0" w:color="auto"/>
              <w:left w:val="nil"/>
              <w:bottom w:val="nil"/>
              <w:right w:val="nil"/>
            </w:tcBorders>
            <w:noWrap/>
            <w:vAlign w:val="bottom"/>
            <w:hideMark/>
          </w:tcPr>
          <w:p w14:paraId="7957BC42"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D</w:t>
            </w:r>
          </w:p>
        </w:tc>
        <w:tc>
          <w:tcPr>
            <w:tcW w:w="1566" w:type="dxa"/>
            <w:tcBorders>
              <w:top w:val="single" w:sz="4" w:space="0" w:color="auto"/>
              <w:left w:val="nil"/>
              <w:bottom w:val="nil"/>
              <w:right w:val="nil"/>
            </w:tcBorders>
            <w:noWrap/>
            <w:vAlign w:val="bottom"/>
            <w:hideMark/>
          </w:tcPr>
          <w:p w14:paraId="35DE1DBF"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25280646"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bl>
    <w:p w14:paraId="5AEA513A" w14:textId="71A341E0" w:rsidR="00F43744" w:rsidRDefault="003B40C4" w:rsidP="00F43744">
      <w:pPr>
        <w:pStyle w:val="ListParagraph"/>
        <w:rPr>
          <w:sz w:val="28"/>
          <w:szCs w:val="28"/>
        </w:rPr>
      </w:pPr>
      <w:r>
        <w:rPr>
          <w:noProof/>
        </w:rPr>
        <w:drawing>
          <wp:anchor distT="0" distB="0" distL="114300" distR="114300" simplePos="0" relativeHeight="251649536" behindDoc="0" locked="0" layoutInCell="1" allowOverlap="1" wp14:anchorId="13F70855" wp14:editId="15056DE6">
            <wp:simplePos x="0" y="0"/>
            <wp:positionH relativeFrom="column">
              <wp:posOffset>3104515</wp:posOffset>
            </wp:positionH>
            <wp:positionV relativeFrom="page">
              <wp:posOffset>7833995</wp:posOffset>
            </wp:positionV>
            <wp:extent cx="3408680" cy="1747520"/>
            <wp:effectExtent l="0" t="0" r="1270" b="5080"/>
            <wp:wrapTopAndBottom/>
            <wp:docPr id="691535223" name="Chart 1">
              <a:extLst xmlns:a="http://schemas.openxmlformats.org/drawingml/2006/main">
                <a:ext uri="{FF2B5EF4-FFF2-40B4-BE49-F238E27FC236}">
                  <a16:creationId xmlns:a16="http://schemas.microsoft.com/office/drawing/2014/main" id="{AC5A8049-AF8C-BA1B-E3B9-5C7E6C2D0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081DB2">
        <w:rPr>
          <w:sz w:val="28"/>
          <w:szCs w:val="28"/>
        </w:rPr>
        <w:t>Exam 2: B, C, A, D, B, A, A, C, D, A, B, A.</w:t>
      </w:r>
    </w:p>
    <w:p w14:paraId="6A3B0013" w14:textId="30922507" w:rsidR="00F43744" w:rsidRPr="00CE3459" w:rsidRDefault="00F43744" w:rsidP="00F43744">
      <w:pPr>
        <w:rPr>
          <w:sz w:val="28"/>
          <w:szCs w:val="28"/>
        </w:rPr>
      </w:pPr>
      <w:r w:rsidRPr="00CE3459">
        <w:rPr>
          <w:b/>
          <w:bCs/>
          <w:sz w:val="28"/>
          <w:szCs w:val="28"/>
        </w:rPr>
        <w:t>PIE CHART:</w:t>
      </w:r>
      <w:r w:rsidRPr="00CE3459">
        <w:rPr>
          <w:sz w:val="28"/>
          <w:szCs w:val="28"/>
        </w:rPr>
        <w:t xml:space="preserve">  It is a circle divided into pieces or slices or proportion and the size of each slice represents the shape or portion of the category.</w:t>
      </w:r>
    </w:p>
    <w:p w14:paraId="747EC938" w14:textId="1DC279E2" w:rsidR="00F43744" w:rsidRPr="00CE3459" w:rsidRDefault="00F43744" w:rsidP="00F43744">
      <w:pPr>
        <w:rPr>
          <w:b/>
          <w:bCs/>
          <w:sz w:val="28"/>
          <w:szCs w:val="28"/>
        </w:rPr>
      </w:pPr>
      <w:r w:rsidRPr="00CE3459">
        <w:rPr>
          <w:b/>
          <w:bCs/>
          <w:sz w:val="28"/>
          <w:szCs w:val="28"/>
        </w:rPr>
        <w:lastRenderedPageBreak/>
        <w:t>#NOTE: -</w:t>
      </w:r>
    </w:p>
    <w:p w14:paraId="31B0EF8D" w14:textId="2BF117CE" w:rsidR="00CE3459" w:rsidRPr="00CE3459" w:rsidRDefault="00CE3459" w:rsidP="00CE3459">
      <w:pPr>
        <w:rPr>
          <w:sz w:val="28"/>
          <w:szCs w:val="28"/>
        </w:rPr>
      </w:pPr>
      <w:r w:rsidRPr="00CE3459">
        <w:rPr>
          <w:sz w:val="28"/>
          <w:szCs w:val="28"/>
        </w:rPr>
        <w:t xml:space="preserve"> </w:t>
      </w:r>
      <w:r w:rsidR="0041653B" w:rsidRPr="00CE3459">
        <w:rPr>
          <w:sz w:val="28"/>
          <w:szCs w:val="28"/>
        </w:rPr>
        <w:t>Whenever</w:t>
      </w:r>
      <w:r w:rsidRPr="00CE3459">
        <w:rPr>
          <w:sz w:val="28"/>
          <w:szCs w:val="28"/>
        </w:rPr>
        <w:t xml:space="preserve"> the message is to show proportion or the shape of a particular category we use pie chart and each slice in the circle is cut with an angle.</w:t>
      </w:r>
    </w:p>
    <w:p w14:paraId="67FFC248" w14:textId="51F6C7C5" w:rsidR="00CE3459" w:rsidRDefault="00CE3459" w:rsidP="00CE3459">
      <w:pPr>
        <w:rPr>
          <w:rFonts w:ascii="Agency FB" w:hAnsi="Agency FB"/>
          <w:sz w:val="28"/>
          <w:szCs w:val="28"/>
        </w:rPr>
      </w:pPr>
    </w:p>
    <w:p w14:paraId="6BE2D39B" w14:textId="3DBB7AD5" w:rsidR="00CE3459" w:rsidRPr="00CE3459" w:rsidRDefault="00CE3459" w:rsidP="00CE3459">
      <w:pPr>
        <w:rPr>
          <w:rFonts w:ascii="Agency FB" w:hAnsi="Agency FB"/>
          <w:sz w:val="28"/>
          <w:szCs w:val="28"/>
        </w:rPr>
      </w:pPr>
      <w:r w:rsidRPr="00CE3459">
        <w:rPr>
          <w:rFonts w:ascii="Agency FB" w:hAnsi="Agency FB"/>
          <w:sz w:val="28"/>
          <w:szCs w:val="28"/>
        </w:rPr>
        <w:t>ANGLE=RELATIVE FREQUENCY *360</w:t>
      </w:r>
    </w:p>
    <w:p w14:paraId="77DCC3E9" w14:textId="77777777" w:rsidR="00CE3459" w:rsidRPr="00CE3459" w:rsidRDefault="00CE3459" w:rsidP="00CE3459">
      <w:pPr>
        <w:rPr>
          <w:rFonts w:ascii="Agency FB" w:hAnsi="Agency FB"/>
          <w:sz w:val="28"/>
          <w:szCs w:val="28"/>
        </w:rPr>
      </w:pPr>
      <w:r w:rsidRPr="00CE3459">
        <w:rPr>
          <w:rFonts w:ascii="Agency FB" w:hAnsi="Agency FB"/>
          <w:sz w:val="28"/>
          <w:szCs w:val="28"/>
        </w:rPr>
        <w:t xml:space="preserve">                       OR</w:t>
      </w:r>
    </w:p>
    <w:p w14:paraId="6B54C358" w14:textId="471DCBFC" w:rsidR="00CE3459" w:rsidRPr="00CE3459" w:rsidRDefault="00CE3459" w:rsidP="00CE3459">
      <w:pPr>
        <w:rPr>
          <w:rFonts w:ascii="Agency FB" w:hAnsi="Agency FB"/>
          <w:sz w:val="28"/>
          <w:szCs w:val="28"/>
        </w:rPr>
      </w:pPr>
      <w:r w:rsidRPr="00CE3459">
        <w:rPr>
          <w:rFonts w:ascii="Agency FB" w:hAnsi="Agency FB"/>
          <w:sz w:val="28"/>
          <w:szCs w:val="28"/>
        </w:rPr>
        <w:t>ANGLE=FREQUENCY/TOTAL*360</w:t>
      </w:r>
    </w:p>
    <w:p w14:paraId="671F773E" w14:textId="6E65424E" w:rsidR="00CE3459" w:rsidRDefault="00CE3459" w:rsidP="00CE3459">
      <w:pPr>
        <w:rPr>
          <w:sz w:val="28"/>
          <w:szCs w:val="28"/>
        </w:rPr>
      </w:pPr>
      <w:r w:rsidRPr="00CE3459">
        <w:rPr>
          <w:sz w:val="28"/>
          <w:szCs w:val="28"/>
        </w:rPr>
        <w:t xml:space="preserve">Pie chart will give the percentage that each category is shading. </w:t>
      </w:r>
      <w:proofErr w:type="spellStart"/>
      <w:r w:rsidRPr="00CE3459">
        <w:rPr>
          <w:sz w:val="28"/>
          <w:szCs w:val="28"/>
        </w:rPr>
        <w:t>where as</w:t>
      </w:r>
      <w:proofErr w:type="spellEnd"/>
      <w:r w:rsidRPr="00CE3459">
        <w:rPr>
          <w:sz w:val="28"/>
          <w:szCs w:val="28"/>
        </w:rPr>
        <w:t xml:space="preserve"> bar chart displays only the frequency or the counts.</w:t>
      </w:r>
    </w:p>
    <w:tbl>
      <w:tblPr>
        <w:tblpPr w:leftFromText="180" w:rightFromText="180" w:vertAnchor="text" w:horzAnchor="margin" w:tblpY="695"/>
        <w:tblW w:w="2548" w:type="dxa"/>
        <w:tblLook w:val="04A0" w:firstRow="1" w:lastRow="0" w:firstColumn="1" w:lastColumn="0" w:noHBand="0" w:noVBand="1"/>
      </w:tblPr>
      <w:tblGrid>
        <w:gridCol w:w="1240"/>
        <w:gridCol w:w="1308"/>
      </w:tblGrid>
      <w:tr w:rsidR="00552CA1" w:rsidRPr="003379F4" w14:paraId="70D22325" w14:textId="77777777" w:rsidTr="00552CA1">
        <w:trPr>
          <w:trHeight w:val="288"/>
        </w:trPr>
        <w:tc>
          <w:tcPr>
            <w:tcW w:w="1240" w:type="dxa"/>
            <w:tcBorders>
              <w:top w:val="nil"/>
              <w:left w:val="nil"/>
              <w:bottom w:val="nil"/>
              <w:right w:val="nil"/>
            </w:tcBorders>
            <w:noWrap/>
            <w:vAlign w:val="bottom"/>
            <w:hideMark/>
          </w:tcPr>
          <w:p w14:paraId="482B1541"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CATEGORY</w:t>
            </w:r>
          </w:p>
        </w:tc>
        <w:tc>
          <w:tcPr>
            <w:tcW w:w="1308" w:type="dxa"/>
            <w:tcBorders>
              <w:top w:val="nil"/>
              <w:left w:val="nil"/>
              <w:bottom w:val="nil"/>
              <w:right w:val="nil"/>
            </w:tcBorders>
            <w:noWrap/>
            <w:vAlign w:val="bottom"/>
            <w:hideMark/>
          </w:tcPr>
          <w:p w14:paraId="37DB3D7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FREQUENCY</w:t>
            </w:r>
          </w:p>
        </w:tc>
      </w:tr>
      <w:tr w:rsidR="00552CA1" w:rsidRPr="003379F4" w14:paraId="529C6F1F" w14:textId="77777777" w:rsidTr="00552CA1">
        <w:trPr>
          <w:trHeight w:val="288"/>
        </w:trPr>
        <w:tc>
          <w:tcPr>
            <w:tcW w:w="1240" w:type="dxa"/>
            <w:tcBorders>
              <w:top w:val="nil"/>
              <w:left w:val="nil"/>
              <w:bottom w:val="nil"/>
              <w:right w:val="nil"/>
            </w:tcBorders>
            <w:noWrap/>
            <w:vAlign w:val="bottom"/>
            <w:hideMark/>
          </w:tcPr>
          <w:p w14:paraId="489B3AA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A</w:t>
            </w:r>
          </w:p>
        </w:tc>
        <w:tc>
          <w:tcPr>
            <w:tcW w:w="1308" w:type="dxa"/>
            <w:tcBorders>
              <w:top w:val="nil"/>
              <w:left w:val="nil"/>
              <w:bottom w:val="nil"/>
              <w:right w:val="nil"/>
            </w:tcBorders>
            <w:noWrap/>
            <w:vAlign w:val="bottom"/>
            <w:hideMark/>
          </w:tcPr>
          <w:p w14:paraId="0624F374"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6</w:t>
            </w:r>
          </w:p>
        </w:tc>
      </w:tr>
      <w:tr w:rsidR="00552CA1" w:rsidRPr="003379F4" w14:paraId="0871DCC6" w14:textId="77777777" w:rsidTr="00552CA1">
        <w:trPr>
          <w:trHeight w:val="288"/>
        </w:trPr>
        <w:tc>
          <w:tcPr>
            <w:tcW w:w="1240" w:type="dxa"/>
            <w:tcBorders>
              <w:top w:val="nil"/>
              <w:left w:val="nil"/>
              <w:bottom w:val="nil"/>
              <w:right w:val="nil"/>
            </w:tcBorders>
            <w:noWrap/>
            <w:vAlign w:val="bottom"/>
            <w:hideMark/>
          </w:tcPr>
          <w:p w14:paraId="565FEB2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B</w:t>
            </w:r>
          </w:p>
        </w:tc>
        <w:tc>
          <w:tcPr>
            <w:tcW w:w="1308" w:type="dxa"/>
            <w:tcBorders>
              <w:top w:val="nil"/>
              <w:left w:val="nil"/>
              <w:bottom w:val="nil"/>
              <w:right w:val="nil"/>
            </w:tcBorders>
            <w:noWrap/>
            <w:vAlign w:val="bottom"/>
            <w:hideMark/>
          </w:tcPr>
          <w:p w14:paraId="38CC15E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0F73D9D4" w14:textId="77777777" w:rsidTr="00552CA1">
        <w:trPr>
          <w:trHeight w:val="288"/>
        </w:trPr>
        <w:tc>
          <w:tcPr>
            <w:tcW w:w="1240" w:type="dxa"/>
            <w:tcBorders>
              <w:top w:val="nil"/>
              <w:left w:val="nil"/>
              <w:bottom w:val="nil"/>
              <w:right w:val="nil"/>
            </w:tcBorders>
            <w:noWrap/>
            <w:vAlign w:val="bottom"/>
            <w:hideMark/>
          </w:tcPr>
          <w:p w14:paraId="132F49D6"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w:t>
            </w:r>
          </w:p>
        </w:tc>
        <w:tc>
          <w:tcPr>
            <w:tcW w:w="1308" w:type="dxa"/>
            <w:tcBorders>
              <w:top w:val="nil"/>
              <w:left w:val="nil"/>
              <w:bottom w:val="nil"/>
              <w:right w:val="nil"/>
            </w:tcBorders>
            <w:noWrap/>
            <w:vAlign w:val="bottom"/>
            <w:hideMark/>
          </w:tcPr>
          <w:p w14:paraId="1830492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13D1A741" w14:textId="77777777" w:rsidTr="00552CA1">
        <w:trPr>
          <w:trHeight w:val="288"/>
        </w:trPr>
        <w:tc>
          <w:tcPr>
            <w:tcW w:w="1240" w:type="dxa"/>
            <w:tcBorders>
              <w:top w:val="nil"/>
              <w:left w:val="nil"/>
              <w:bottom w:val="nil"/>
              <w:right w:val="nil"/>
            </w:tcBorders>
            <w:noWrap/>
            <w:vAlign w:val="bottom"/>
            <w:hideMark/>
          </w:tcPr>
          <w:p w14:paraId="6A78605F"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D</w:t>
            </w:r>
          </w:p>
        </w:tc>
        <w:tc>
          <w:tcPr>
            <w:tcW w:w="1308" w:type="dxa"/>
            <w:tcBorders>
              <w:top w:val="nil"/>
              <w:left w:val="nil"/>
              <w:bottom w:val="nil"/>
              <w:right w:val="nil"/>
            </w:tcBorders>
            <w:noWrap/>
            <w:vAlign w:val="bottom"/>
            <w:hideMark/>
          </w:tcPr>
          <w:p w14:paraId="27160BDB"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2</w:t>
            </w:r>
          </w:p>
        </w:tc>
      </w:tr>
      <w:tr w:rsidR="00552CA1" w:rsidRPr="003379F4" w14:paraId="35F21727" w14:textId="77777777" w:rsidTr="00552CA1">
        <w:trPr>
          <w:trHeight w:val="288"/>
        </w:trPr>
        <w:tc>
          <w:tcPr>
            <w:tcW w:w="1240" w:type="dxa"/>
            <w:tcBorders>
              <w:top w:val="nil"/>
              <w:left w:val="nil"/>
              <w:bottom w:val="nil"/>
              <w:right w:val="nil"/>
            </w:tcBorders>
            <w:noWrap/>
            <w:vAlign w:val="bottom"/>
            <w:hideMark/>
          </w:tcPr>
          <w:p w14:paraId="6D0A2228"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 xml:space="preserve">D </w:t>
            </w:r>
          </w:p>
        </w:tc>
        <w:tc>
          <w:tcPr>
            <w:tcW w:w="1308" w:type="dxa"/>
            <w:tcBorders>
              <w:top w:val="nil"/>
              <w:left w:val="nil"/>
              <w:bottom w:val="nil"/>
              <w:right w:val="nil"/>
            </w:tcBorders>
            <w:noWrap/>
            <w:vAlign w:val="bottom"/>
            <w:hideMark/>
          </w:tcPr>
          <w:p w14:paraId="38CD458D"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w:t>
            </w:r>
          </w:p>
        </w:tc>
      </w:tr>
      <w:tr w:rsidR="00552CA1" w:rsidRPr="003379F4" w14:paraId="16A255ED" w14:textId="77777777" w:rsidTr="00552CA1">
        <w:trPr>
          <w:trHeight w:val="288"/>
        </w:trPr>
        <w:tc>
          <w:tcPr>
            <w:tcW w:w="1240" w:type="dxa"/>
            <w:tcBorders>
              <w:top w:val="nil"/>
              <w:left w:val="nil"/>
              <w:bottom w:val="nil"/>
              <w:right w:val="nil"/>
            </w:tcBorders>
            <w:noWrap/>
            <w:vAlign w:val="bottom"/>
            <w:hideMark/>
          </w:tcPr>
          <w:p w14:paraId="236F005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TOTAL:</w:t>
            </w:r>
          </w:p>
        </w:tc>
        <w:tc>
          <w:tcPr>
            <w:tcW w:w="1308" w:type="dxa"/>
            <w:tcBorders>
              <w:top w:val="nil"/>
              <w:left w:val="nil"/>
              <w:bottom w:val="nil"/>
              <w:right w:val="nil"/>
            </w:tcBorders>
            <w:noWrap/>
            <w:vAlign w:val="bottom"/>
            <w:hideMark/>
          </w:tcPr>
          <w:p w14:paraId="746D0D40"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15</w:t>
            </w:r>
          </w:p>
        </w:tc>
      </w:tr>
    </w:tbl>
    <w:p w14:paraId="7C24F8A0" w14:textId="73FB58B1" w:rsidR="003379F4" w:rsidRPr="003379F4" w:rsidRDefault="00423F6A" w:rsidP="003379F4">
      <w:pPr>
        <w:pStyle w:val="ListParagraph"/>
        <w:numPr>
          <w:ilvl w:val="0"/>
          <w:numId w:val="14"/>
        </w:numPr>
        <w:rPr>
          <w:sz w:val="28"/>
          <w:szCs w:val="28"/>
        </w:rPr>
      </w:pPr>
      <w:r>
        <w:rPr>
          <w:noProof/>
        </w:rPr>
        <w:drawing>
          <wp:anchor distT="0" distB="0" distL="114300" distR="114300" simplePos="0" relativeHeight="251651584" behindDoc="0" locked="0" layoutInCell="1" allowOverlap="1" wp14:anchorId="64AB7724" wp14:editId="107F5252">
            <wp:simplePos x="0" y="0"/>
            <wp:positionH relativeFrom="column">
              <wp:posOffset>2028825</wp:posOffset>
            </wp:positionH>
            <wp:positionV relativeFrom="paragraph">
              <wp:posOffset>403860</wp:posOffset>
            </wp:positionV>
            <wp:extent cx="2228850" cy="1776095"/>
            <wp:effectExtent l="0" t="0" r="0" b="14605"/>
            <wp:wrapTopAndBottom/>
            <wp:docPr id="1595774511" name="Chart 1">
              <a:extLst xmlns:a="http://schemas.openxmlformats.org/drawingml/2006/main">
                <a:ext uri="{FF2B5EF4-FFF2-40B4-BE49-F238E27FC236}">
                  <a16:creationId xmlns:a16="http://schemas.microsoft.com/office/drawing/2014/main" id="{4F9F4D0D-71B4-733E-A909-292945D9A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379F4">
        <w:rPr>
          <w:sz w:val="28"/>
          <w:szCs w:val="28"/>
        </w:rPr>
        <w:t>Create a pie chart for the following</w:t>
      </w:r>
      <w:r w:rsidR="00552CA1">
        <w:rPr>
          <w:sz w:val="28"/>
          <w:szCs w:val="28"/>
        </w:rPr>
        <w:t xml:space="preserve"> given values. A, A, B, C, A, D, A, B, D, C, A, B, C, A,</w:t>
      </w:r>
      <w:r w:rsidR="00C13E3E">
        <w:rPr>
          <w:sz w:val="28"/>
          <w:szCs w:val="28"/>
        </w:rPr>
        <w:t>D</w:t>
      </w:r>
    </w:p>
    <w:p w14:paraId="67C3E8B3" w14:textId="57D26D70" w:rsidR="007C2B03" w:rsidRDefault="00BE7E49" w:rsidP="007E2786">
      <w:pPr>
        <w:pStyle w:val="ListParagraph"/>
        <w:numPr>
          <w:ilvl w:val="0"/>
          <w:numId w:val="14"/>
        </w:numPr>
        <w:rPr>
          <w:sz w:val="28"/>
          <w:szCs w:val="28"/>
        </w:rPr>
      </w:pPr>
      <w:r>
        <w:rPr>
          <w:noProof/>
        </w:rPr>
        <w:drawing>
          <wp:anchor distT="0" distB="0" distL="114300" distR="114300" simplePos="0" relativeHeight="251654656" behindDoc="0" locked="0" layoutInCell="1" allowOverlap="1" wp14:anchorId="00F5874C" wp14:editId="7F0C67AE">
            <wp:simplePos x="0" y="0"/>
            <wp:positionH relativeFrom="column">
              <wp:posOffset>1927225</wp:posOffset>
            </wp:positionH>
            <wp:positionV relativeFrom="paragraph">
              <wp:posOffset>2322195</wp:posOffset>
            </wp:positionV>
            <wp:extent cx="2110740" cy="1716405"/>
            <wp:effectExtent l="0" t="0" r="3810" b="17145"/>
            <wp:wrapTopAndBottom/>
            <wp:docPr id="1811685098" name="Chart 1">
              <a:extLst xmlns:a="http://schemas.openxmlformats.org/drawingml/2006/main">
                <a:ext uri="{FF2B5EF4-FFF2-40B4-BE49-F238E27FC236}">
                  <a16:creationId xmlns:a16="http://schemas.microsoft.com/office/drawing/2014/main" id="{0B29CF9B-FD12-ABCD-FB90-A36F98ABE2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7E2786" w:rsidRPr="007E2786">
        <w:rPr>
          <w:sz w:val="28"/>
          <w:szCs w:val="28"/>
        </w:rPr>
        <w:t>Find the</w:t>
      </w:r>
      <w:r w:rsidR="007E2786">
        <w:rPr>
          <w:b/>
          <w:bCs/>
          <w:sz w:val="28"/>
          <w:szCs w:val="28"/>
        </w:rPr>
        <w:t xml:space="preserve"> </w:t>
      </w:r>
      <w:r w:rsidR="007E2786" w:rsidRPr="007E2786">
        <w:rPr>
          <w:sz w:val="28"/>
          <w:szCs w:val="28"/>
        </w:rPr>
        <w:t>pie chart</w:t>
      </w:r>
      <w:r w:rsidR="007E2786">
        <w:rPr>
          <w:b/>
          <w:bCs/>
          <w:sz w:val="28"/>
          <w:szCs w:val="28"/>
        </w:rPr>
        <w:t xml:space="preserve"> </w:t>
      </w:r>
      <w:r w:rsidR="004D4E3F" w:rsidRPr="004D4E3F">
        <w:rPr>
          <w:sz w:val="28"/>
          <w:szCs w:val="28"/>
        </w:rPr>
        <w:t>for following</w:t>
      </w:r>
      <w:r w:rsidR="007E2786" w:rsidRPr="007E2786">
        <w:rPr>
          <w:b/>
          <w:bCs/>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B,</w:t>
      </w:r>
      <w:r w:rsidR="00273940">
        <w:rPr>
          <w:sz w:val="28"/>
          <w:szCs w:val="28"/>
        </w:rPr>
        <w:t xml:space="preserve"> </w:t>
      </w:r>
      <w:r w:rsidR="004D4E3F" w:rsidRPr="00273940">
        <w:rPr>
          <w:sz w:val="28"/>
          <w:szCs w:val="28"/>
        </w:rPr>
        <w:t>C,</w:t>
      </w:r>
      <w:r w:rsidR="00273940">
        <w:rPr>
          <w:sz w:val="28"/>
          <w:szCs w:val="28"/>
        </w:rPr>
        <w:t xml:space="preserve"> </w:t>
      </w:r>
      <w:r w:rsidR="004D4E3F" w:rsidRPr="00273940">
        <w:rPr>
          <w:sz w:val="28"/>
          <w:szCs w:val="28"/>
        </w:rPr>
        <w:t>D,</w:t>
      </w:r>
      <w:r w:rsidR="00273940">
        <w:rPr>
          <w:sz w:val="28"/>
          <w:szCs w:val="28"/>
        </w:rPr>
        <w:t xml:space="preserve"> </w:t>
      </w:r>
      <w:r w:rsidR="004D4E3F" w:rsidRPr="00273940">
        <w:rPr>
          <w:sz w:val="28"/>
          <w:szCs w:val="28"/>
        </w:rPr>
        <w:t>A,</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p>
    <w:tbl>
      <w:tblPr>
        <w:tblpPr w:leftFromText="180" w:rightFromText="180" w:vertAnchor="text" w:horzAnchor="margin" w:tblpY="-24"/>
        <w:tblW w:w="2353" w:type="dxa"/>
        <w:tblLook w:val="04A0" w:firstRow="1" w:lastRow="0" w:firstColumn="1" w:lastColumn="0" w:noHBand="0" w:noVBand="1"/>
      </w:tblPr>
      <w:tblGrid>
        <w:gridCol w:w="1187"/>
        <w:gridCol w:w="1166"/>
      </w:tblGrid>
      <w:tr w:rsidR="00F15C3D" w:rsidRPr="00F15C3D" w14:paraId="3A549EC4" w14:textId="77777777" w:rsidTr="00BE7E49">
        <w:trPr>
          <w:trHeight w:val="288"/>
        </w:trPr>
        <w:tc>
          <w:tcPr>
            <w:tcW w:w="1187" w:type="dxa"/>
            <w:tcBorders>
              <w:top w:val="nil"/>
              <w:left w:val="nil"/>
              <w:bottom w:val="nil"/>
              <w:right w:val="nil"/>
            </w:tcBorders>
            <w:noWrap/>
            <w:vAlign w:val="bottom"/>
            <w:hideMark/>
          </w:tcPr>
          <w:p w14:paraId="17A097FB" w14:textId="55913BBC"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CATEGO</w:t>
            </w:r>
            <w:r>
              <w:rPr>
                <w:rFonts w:ascii="Calibri" w:eastAsia="Times New Roman" w:hAnsi="Calibri" w:cs="Calibri"/>
                <w:color w:val="000000"/>
                <w:kern w:val="0"/>
                <w:lang w:eastAsia="en-IN"/>
                <w14:ligatures w14:val="none"/>
              </w:rPr>
              <w:t>RY</w:t>
            </w:r>
          </w:p>
        </w:tc>
        <w:tc>
          <w:tcPr>
            <w:tcW w:w="1166" w:type="dxa"/>
            <w:tcBorders>
              <w:top w:val="nil"/>
              <w:left w:val="nil"/>
              <w:bottom w:val="nil"/>
              <w:right w:val="nil"/>
            </w:tcBorders>
            <w:noWrap/>
            <w:vAlign w:val="bottom"/>
            <w:hideMark/>
          </w:tcPr>
          <w:p w14:paraId="06F32EBC"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FERQENCY</w:t>
            </w:r>
          </w:p>
        </w:tc>
      </w:tr>
      <w:tr w:rsidR="00F15C3D" w:rsidRPr="00F15C3D" w14:paraId="54CE70CC" w14:textId="77777777" w:rsidTr="00BE7E49">
        <w:trPr>
          <w:trHeight w:val="360"/>
        </w:trPr>
        <w:tc>
          <w:tcPr>
            <w:tcW w:w="1187" w:type="dxa"/>
            <w:tcBorders>
              <w:top w:val="nil"/>
              <w:left w:val="nil"/>
              <w:bottom w:val="nil"/>
              <w:right w:val="nil"/>
            </w:tcBorders>
            <w:noWrap/>
            <w:vAlign w:val="bottom"/>
            <w:hideMark/>
          </w:tcPr>
          <w:p w14:paraId="5B5B8F15"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A</w:t>
            </w:r>
          </w:p>
        </w:tc>
        <w:tc>
          <w:tcPr>
            <w:tcW w:w="1166" w:type="dxa"/>
            <w:tcBorders>
              <w:top w:val="nil"/>
              <w:left w:val="nil"/>
              <w:bottom w:val="nil"/>
              <w:right w:val="nil"/>
            </w:tcBorders>
            <w:noWrap/>
            <w:vAlign w:val="bottom"/>
            <w:hideMark/>
          </w:tcPr>
          <w:p w14:paraId="628CF636"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5</w:t>
            </w:r>
          </w:p>
        </w:tc>
      </w:tr>
      <w:tr w:rsidR="00F15C3D" w:rsidRPr="00F15C3D" w14:paraId="615E9B1D" w14:textId="77777777" w:rsidTr="00BE7E49">
        <w:trPr>
          <w:trHeight w:val="288"/>
        </w:trPr>
        <w:tc>
          <w:tcPr>
            <w:tcW w:w="1187" w:type="dxa"/>
            <w:tcBorders>
              <w:top w:val="nil"/>
              <w:left w:val="nil"/>
              <w:bottom w:val="nil"/>
              <w:right w:val="nil"/>
            </w:tcBorders>
            <w:noWrap/>
            <w:vAlign w:val="bottom"/>
            <w:hideMark/>
          </w:tcPr>
          <w:p w14:paraId="0ECA33A1"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B</w:t>
            </w:r>
          </w:p>
        </w:tc>
        <w:tc>
          <w:tcPr>
            <w:tcW w:w="1166" w:type="dxa"/>
            <w:tcBorders>
              <w:top w:val="nil"/>
              <w:left w:val="nil"/>
              <w:bottom w:val="nil"/>
              <w:right w:val="nil"/>
            </w:tcBorders>
            <w:noWrap/>
            <w:vAlign w:val="bottom"/>
            <w:hideMark/>
          </w:tcPr>
          <w:p w14:paraId="7E2B6214"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3</w:t>
            </w:r>
          </w:p>
        </w:tc>
      </w:tr>
      <w:tr w:rsidR="00F15C3D" w:rsidRPr="00F15C3D" w14:paraId="79A9494B" w14:textId="77777777" w:rsidTr="00BE7E49">
        <w:trPr>
          <w:trHeight w:val="288"/>
        </w:trPr>
        <w:tc>
          <w:tcPr>
            <w:tcW w:w="1187" w:type="dxa"/>
            <w:tcBorders>
              <w:top w:val="nil"/>
              <w:left w:val="nil"/>
              <w:bottom w:val="nil"/>
              <w:right w:val="nil"/>
            </w:tcBorders>
            <w:noWrap/>
            <w:vAlign w:val="bottom"/>
            <w:hideMark/>
          </w:tcPr>
          <w:p w14:paraId="05719F80"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w:t>
            </w:r>
          </w:p>
        </w:tc>
        <w:tc>
          <w:tcPr>
            <w:tcW w:w="1166" w:type="dxa"/>
            <w:tcBorders>
              <w:top w:val="nil"/>
              <w:left w:val="nil"/>
              <w:bottom w:val="nil"/>
              <w:right w:val="nil"/>
            </w:tcBorders>
            <w:noWrap/>
            <w:vAlign w:val="bottom"/>
            <w:hideMark/>
          </w:tcPr>
          <w:p w14:paraId="73009D8E"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3091951B" w14:textId="77777777" w:rsidTr="00BE7E49">
        <w:trPr>
          <w:trHeight w:val="288"/>
        </w:trPr>
        <w:tc>
          <w:tcPr>
            <w:tcW w:w="1187" w:type="dxa"/>
            <w:tcBorders>
              <w:top w:val="nil"/>
              <w:left w:val="nil"/>
              <w:bottom w:val="nil"/>
              <w:right w:val="nil"/>
            </w:tcBorders>
            <w:noWrap/>
            <w:vAlign w:val="bottom"/>
            <w:hideMark/>
          </w:tcPr>
          <w:p w14:paraId="6E6DB40F"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D</w:t>
            </w:r>
          </w:p>
        </w:tc>
        <w:tc>
          <w:tcPr>
            <w:tcW w:w="1166" w:type="dxa"/>
            <w:tcBorders>
              <w:top w:val="nil"/>
              <w:left w:val="nil"/>
              <w:bottom w:val="nil"/>
              <w:right w:val="nil"/>
            </w:tcBorders>
            <w:noWrap/>
            <w:vAlign w:val="bottom"/>
            <w:hideMark/>
          </w:tcPr>
          <w:p w14:paraId="01A1A05C"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4FE3A331" w14:textId="77777777" w:rsidTr="00BE7E49">
        <w:trPr>
          <w:trHeight w:val="288"/>
        </w:trPr>
        <w:tc>
          <w:tcPr>
            <w:tcW w:w="1187" w:type="dxa"/>
            <w:tcBorders>
              <w:top w:val="nil"/>
              <w:left w:val="nil"/>
              <w:bottom w:val="nil"/>
              <w:right w:val="nil"/>
            </w:tcBorders>
            <w:noWrap/>
            <w:vAlign w:val="bottom"/>
            <w:hideMark/>
          </w:tcPr>
          <w:p w14:paraId="5C1202AD"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TOTAL:</w:t>
            </w:r>
          </w:p>
        </w:tc>
        <w:tc>
          <w:tcPr>
            <w:tcW w:w="1166" w:type="dxa"/>
            <w:tcBorders>
              <w:top w:val="nil"/>
              <w:left w:val="nil"/>
              <w:bottom w:val="nil"/>
              <w:right w:val="nil"/>
            </w:tcBorders>
            <w:noWrap/>
            <w:vAlign w:val="bottom"/>
            <w:hideMark/>
          </w:tcPr>
          <w:p w14:paraId="39FD9255"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20</w:t>
            </w:r>
          </w:p>
        </w:tc>
      </w:tr>
    </w:tbl>
    <w:p w14:paraId="3425C0FE" w14:textId="6A65A38E" w:rsidR="007E2786" w:rsidRDefault="00273940" w:rsidP="00CE3459">
      <w:pPr>
        <w:rPr>
          <w:b/>
          <w:bCs/>
          <w:sz w:val="28"/>
          <w:szCs w:val="28"/>
        </w:rPr>
      </w:pPr>
      <w:r>
        <w:rPr>
          <w:b/>
          <w:bCs/>
          <w:sz w:val="28"/>
          <w:szCs w:val="28"/>
        </w:rPr>
        <w:t xml:space="preserve"> </w:t>
      </w:r>
    </w:p>
    <w:p w14:paraId="2C17F307" w14:textId="547A02A2" w:rsidR="00CE3459" w:rsidRPr="00CE3459" w:rsidRDefault="00CE3459" w:rsidP="00CE3459">
      <w:pPr>
        <w:rPr>
          <w:b/>
          <w:bCs/>
          <w:sz w:val="28"/>
          <w:szCs w:val="28"/>
        </w:rPr>
      </w:pPr>
      <w:r w:rsidRPr="00CE3459">
        <w:rPr>
          <w:b/>
          <w:bCs/>
          <w:sz w:val="28"/>
          <w:szCs w:val="28"/>
        </w:rPr>
        <w:t>DISCRIBING CATEGORICAL DATA OR QUALITATIVE DATA:</w:t>
      </w:r>
    </w:p>
    <w:p w14:paraId="2DD31E66" w14:textId="0C542138" w:rsidR="00CE3459" w:rsidRPr="00CE3459" w:rsidRDefault="00CE3459" w:rsidP="00CE3459">
      <w:pPr>
        <w:rPr>
          <w:sz w:val="28"/>
          <w:szCs w:val="28"/>
        </w:rPr>
      </w:pPr>
      <w:r w:rsidRPr="00CE3459">
        <w:rPr>
          <w:sz w:val="28"/>
          <w:szCs w:val="28"/>
        </w:rPr>
        <w:t xml:space="preserve">              Data which is expressed in the terms </w:t>
      </w:r>
      <w:r w:rsidR="000A5DB6">
        <w:rPr>
          <w:sz w:val="28"/>
          <w:szCs w:val="28"/>
        </w:rPr>
        <w:t>o</w:t>
      </w:r>
      <w:r w:rsidR="00566DE9">
        <w:rPr>
          <w:sz w:val="28"/>
          <w:szCs w:val="28"/>
        </w:rPr>
        <w:t>f</w:t>
      </w:r>
      <w:r w:rsidRPr="00CE3459">
        <w:rPr>
          <w:sz w:val="28"/>
          <w:szCs w:val="28"/>
        </w:rPr>
        <w:t xml:space="preserve"> number in which can be numerical data.</w:t>
      </w:r>
    </w:p>
    <w:p w14:paraId="1741F424" w14:textId="587C1A89" w:rsidR="00CE3459" w:rsidRPr="00CE3459" w:rsidRDefault="00CE3459" w:rsidP="00CE3459">
      <w:pPr>
        <w:rPr>
          <w:sz w:val="28"/>
          <w:szCs w:val="28"/>
        </w:rPr>
      </w:pPr>
      <w:r>
        <w:rPr>
          <w:b/>
          <w:bCs/>
          <w:sz w:val="28"/>
          <w:szCs w:val="28"/>
        </w:rPr>
        <w:t xml:space="preserve">       </w:t>
      </w:r>
      <w:r w:rsidRPr="00CE3459">
        <w:rPr>
          <w:b/>
          <w:bCs/>
          <w:sz w:val="28"/>
          <w:szCs w:val="28"/>
        </w:rPr>
        <w:t>*Discrete data:</w:t>
      </w:r>
      <w:r w:rsidRPr="00CE3459">
        <w:rPr>
          <w:sz w:val="28"/>
          <w:szCs w:val="28"/>
        </w:rPr>
        <w:t xml:space="preserve"> The data which takes only integers values.</w:t>
      </w:r>
    </w:p>
    <w:p w14:paraId="583FCEAF" w14:textId="77777777" w:rsidR="00CE3459" w:rsidRPr="00CE3459" w:rsidRDefault="00CE3459" w:rsidP="00CE3459">
      <w:pPr>
        <w:rPr>
          <w:sz w:val="28"/>
          <w:szCs w:val="28"/>
        </w:rPr>
      </w:pPr>
      <w:r w:rsidRPr="00CE3459">
        <w:rPr>
          <w:sz w:val="28"/>
          <w:szCs w:val="28"/>
        </w:rPr>
        <w:t xml:space="preserve">      Number of books; number of benches; number of students; etc;….</w:t>
      </w:r>
    </w:p>
    <w:p w14:paraId="22E905F7" w14:textId="645AC9FD" w:rsidR="00CE3459" w:rsidRPr="00CE3459" w:rsidRDefault="00CE3459" w:rsidP="00CE3459">
      <w:pPr>
        <w:rPr>
          <w:sz w:val="28"/>
          <w:szCs w:val="28"/>
        </w:rPr>
      </w:pPr>
      <w:r>
        <w:rPr>
          <w:b/>
          <w:bCs/>
          <w:sz w:val="28"/>
          <w:szCs w:val="28"/>
        </w:rPr>
        <w:t xml:space="preserve">      </w:t>
      </w:r>
      <w:r w:rsidRPr="00CE3459">
        <w:rPr>
          <w:b/>
          <w:bCs/>
          <w:sz w:val="28"/>
          <w:szCs w:val="28"/>
        </w:rPr>
        <w:t>*Continuous data:</w:t>
      </w:r>
      <w:r w:rsidRPr="00CE3459">
        <w:rPr>
          <w:sz w:val="28"/>
          <w:szCs w:val="28"/>
        </w:rPr>
        <w:t xml:space="preserve"> The data which can take all the possible values in a given interval or range.</w:t>
      </w:r>
    </w:p>
    <w:p w14:paraId="609687E8" w14:textId="77777777" w:rsidR="00CE3459" w:rsidRPr="00CE3459" w:rsidRDefault="00CE3459" w:rsidP="00CE3459">
      <w:pPr>
        <w:rPr>
          <w:sz w:val="28"/>
          <w:szCs w:val="28"/>
        </w:rPr>
      </w:pPr>
      <w:r w:rsidRPr="00CE3459">
        <w:rPr>
          <w:sz w:val="28"/>
          <w:szCs w:val="28"/>
        </w:rPr>
        <w:t xml:space="preserve">      Heights of the students; weights of the students; loss or profit of a company; etc;….</w:t>
      </w:r>
    </w:p>
    <w:p w14:paraId="09E8AB72" w14:textId="77777777" w:rsidR="00CE3459" w:rsidRPr="00CE3459" w:rsidRDefault="00CE3459" w:rsidP="00CE3459">
      <w:pPr>
        <w:rPr>
          <w:b/>
          <w:bCs/>
          <w:sz w:val="28"/>
          <w:szCs w:val="28"/>
        </w:rPr>
      </w:pPr>
    </w:p>
    <w:p w14:paraId="3E05F7ED" w14:textId="77777777" w:rsidR="00CE3459" w:rsidRPr="00CE3459" w:rsidRDefault="00CE3459" w:rsidP="00CE3459">
      <w:pPr>
        <w:rPr>
          <w:b/>
          <w:bCs/>
          <w:sz w:val="28"/>
          <w:szCs w:val="28"/>
        </w:rPr>
      </w:pPr>
      <w:r w:rsidRPr="00CE3459">
        <w:rPr>
          <w:b/>
          <w:bCs/>
          <w:sz w:val="28"/>
          <w:szCs w:val="28"/>
        </w:rPr>
        <w:t>CHARTS TO REPRESENT NUMERICAL DATA OR QUANTITATIVE DATA:</w:t>
      </w:r>
    </w:p>
    <w:p w14:paraId="06050BD4" w14:textId="130F3C58" w:rsidR="00CE3459" w:rsidRPr="00CE3459" w:rsidRDefault="00CE3459" w:rsidP="00CE3459">
      <w:pPr>
        <w:rPr>
          <w:b/>
          <w:bCs/>
          <w:sz w:val="28"/>
          <w:szCs w:val="28"/>
        </w:rPr>
      </w:pPr>
      <w:r w:rsidRPr="00CE3459">
        <w:rPr>
          <w:b/>
          <w:bCs/>
          <w:sz w:val="28"/>
          <w:szCs w:val="28"/>
        </w:rPr>
        <w:t xml:space="preserve"> </w:t>
      </w:r>
      <w:r>
        <w:rPr>
          <w:b/>
          <w:bCs/>
          <w:sz w:val="28"/>
          <w:szCs w:val="28"/>
        </w:rPr>
        <w:t xml:space="preserve">     </w:t>
      </w:r>
      <w:r w:rsidRPr="00CE3459">
        <w:rPr>
          <w:b/>
          <w:bCs/>
          <w:sz w:val="28"/>
          <w:szCs w:val="28"/>
        </w:rPr>
        <w:t>*HISTOGARM:</w:t>
      </w:r>
    </w:p>
    <w:p w14:paraId="0AA3777F" w14:textId="3B4D75F3" w:rsidR="00CE3459" w:rsidRPr="00CE3459" w:rsidRDefault="00CE3459" w:rsidP="00CE3459">
      <w:pPr>
        <w:rPr>
          <w:sz w:val="28"/>
          <w:szCs w:val="28"/>
        </w:rPr>
      </w:pPr>
      <w:r w:rsidRPr="00CE3459">
        <w:rPr>
          <w:sz w:val="28"/>
          <w:szCs w:val="28"/>
        </w:rPr>
        <w:t xml:space="preserve">                          If the numerical data is very </w:t>
      </w:r>
      <w:r w:rsidR="0041653B" w:rsidRPr="00CE3459">
        <w:rPr>
          <w:sz w:val="28"/>
          <w:szCs w:val="28"/>
        </w:rPr>
        <w:t>large,</w:t>
      </w:r>
      <w:r w:rsidRPr="00CE3459">
        <w:rPr>
          <w:sz w:val="28"/>
          <w:szCs w:val="28"/>
        </w:rPr>
        <w:t xml:space="preserve"> we separate the data into </w:t>
      </w:r>
    </w:p>
    <w:p w14:paraId="5B7CF34E" w14:textId="3C2BEE72" w:rsidR="00CE3459" w:rsidRDefault="00CE3459" w:rsidP="00CE3459">
      <w:pPr>
        <w:rPr>
          <w:sz w:val="28"/>
          <w:szCs w:val="28"/>
        </w:rPr>
      </w:pPr>
      <w:r w:rsidRPr="00CE3459">
        <w:rPr>
          <w:sz w:val="28"/>
          <w:szCs w:val="28"/>
        </w:rPr>
        <w:t xml:space="preserve">    To create the frequency distribution which is created by using bar graph with the bins on the horizontal and the frequency on the vertical.</w:t>
      </w:r>
    </w:p>
    <w:p w14:paraId="16DC5A9F" w14:textId="60D92534" w:rsidR="005555B4" w:rsidRDefault="00D76154" w:rsidP="005555B4">
      <w:pPr>
        <w:pStyle w:val="ListParagraph"/>
        <w:numPr>
          <w:ilvl w:val="0"/>
          <w:numId w:val="17"/>
        </w:numPr>
        <w:rPr>
          <w:sz w:val="28"/>
          <w:szCs w:val="28"/>
        </w:rPr>
      </w:pPr>
      <w:r>
        <w:rPr>
          <w:sz w:val="28"/>
          <w:szCs w:val="28"/>
        </w:rPr>
        <w:t>Create a histogram with the length of each bin has two units for the given data 11</w:t>
      </w:r>
      <w:r w:rsidR="002F5E2F">
        <w:rPr>
          <w:sz w:val="28"/>
          <w:szCs w:val="28"/>
        </w:rPr>
        <w:t>,</w:t>
      </w:r>
      <w:r>
        <w:rPr>
          <w:sz w:val="28"/>
          <w:szCs w:val="28"/>
        </w:rPr>
        <w:t>8</w:t>
      </w:r>
      <w:r w:rsidR="002F5E2F">
        <w:rPr>
          <w:sz w:val="28"/>
          <w:szCs w:val="28"/>
        </w:rPr>
        <w:t>,</w:t>
      </w:r>
      <w:r>
        <w:rPr>
          <w:sz w:val="28"/>
          <w:szCs w:val="28"/>
        </w:rPr>
        <w:t>4</w:t>
      </w:r>
      <w:r w:rsidR="002F5E2F">
        <w:rPr>
          <w:sz w:val="28"/>
          <w:szCs w:val="28"/>
        </w:rPr>
        <w:t>,</w:t>
      </w:r>
      <w:r>
        <w:rPr>
          <w:sz w:val="28"/>
          <w:szCs w:val="28"/>
        </w:rPr>
        <w:t>3</w:t>
      </w:r>
      <w:r w:rsidR="002F5E2F">
        <w:rPr>
          <w:sz w:val="28"/>
          <w:szCs w:val="28"/>
        </w:rPr>
        <w:t>,</w:t>
      </w:r>
      <w:r>
        <w:rPr>
          <w:sz w:val="28"/>
          <w:szCs w:val="28"/>
        </w:rPr>
        <w:t>2</w:t>
      </w:r>
      <w:r w:rsidR="002F5E2F">
        <w:rPr>
          <w:sz w:val="28"/>
          <w:szCs w:val="28"/>
        </w:rPr>
        <w:t>,</w:t>
      </w:r>
      <w:r>
        <w:rPr>
          <w:sz w:val="28"/>
          <w:szCs w:val="28"/>
        </w:rPr>
        <w:t>3</w:t>
      </w:r>
      <w:r w:rsidR="002F5E2F">
        <w:rPr>
          <w:sz w:val="28"/>
          <w:szCs w:val="28"/>
        </w:rPr>
        <w:t>,</w:t>
      </w:r>
      <w:r>
        <w:rPr>
          <w:sz w:val="28"/>
          <w:szCs w:val="28"/>
        </w:rPr>
        <w:t>4</w:t>
      </w:r>
      <w:r w:rsidR="002F5E2F">
        <w:rPr>
          <w:sz w:val="28"/>
          <w:szCs w:val="28"/>
        </w:rPr>
        <w:t>,</w:t>
      </w:r>
      <w:r>
        <w:rPr>
          <w:sz w:val="28"/>
          <w:szCs w:val="28"/>
        </w:rPr>
        <w:t>5</w:t>
      </w:r>
      <w:r w:rsidR="002F5E2F">
        <w:rPr>
          <w:sz w:val="28"/>
          <w:szCs w:val="28"/>
        </w:rPr>
        <w:t>,</w:t>
      </w:r>
      <w:r>
        <w:rPr>
          <w:sz w:val="28"/>
          <w:szCs w:val="28"/>
        </w:rPr>
        <w:t>5</w:t>
      </w:r>
      <w:r w:rsidR="002F5E2F">
        <w:rPr>
          <w:sz w:val="28"/>
          <w:szCs w:val="28"/>
        </w:rPr>
        <w:t>,</w:t>
      </w:r>
      <w:r>
        <w:rPr>
          <w:sz w:val="28"/>
          <w:szCs w:val="28"/>
        </w:rPr>
        <w:t>9</w:t>
      </w:r>
      <w:r w:rsidR="002F5E2F">
        <w:rPr>
          <w:sz w:val="28"/>
          <w:szCs w:val="28"/>
        </w:rPr>
        <w:t>, 8</w:t>
      </w:r>
      <w:r w:rsidR="002A77D3">
        <w:rPr>
          <w:sz w:val="28"/>
          <w:szCs w:val="28"/>
        </w:rPr>
        <w:t>,</w:t>
      </w:r>
      <w:r w:rsidR="002F5E2F">
        <w:rPr>
          <w:sz w:val="28"/>
          <w:szCs w:val="28"/>
        </w:rPr>
        <w:t>8</w:t>
      </w:r>
      <w:r w:rsidR="002A77D3">
        <w:rPr>
          <w:sz w:val="28"/>
          <w:szCs w:val="28"/>
        </w:rPr>
        <w:t>,</w:t>
      </w:r>
      <w:r w:rsidR="002F5E2F">
        <w:rPr>
          <w:sz w:val="28"/>
          <w:szCs w:val="28"/>
        </w:rPr>
        <w:t>7</w:t>
      </w:r>
      <w:r w:rsidR="002A77D3">
        <w:rPr>
          <w:sz w:val="28"/>
          <w:szCs w:val="28"/>
        </w:rPr>
        <w:t>,</w:t>
      </w:r>
      <w:r w:rsidR="002F5E2F">
        <w:rPr>
          <w:sz w:val="28"/>
          <w:szCs w:val="28"/>
        </w:rPr>
        <w:t>11</w:t>
      </w:r>
      <w:r w:rsidR="002A77D3">
        <w:rPr>
          <w:sz w:val="28"/>
          <w:szCs w:val="28"/>
        </w:rPr>
        <w:t>,</w:t>
      </w:r>
      <w:r w:rsidR="002F5E2F">
        <w:rPr>
          <w:sz w:val="28"/>
          <w:szCs w:val="28"/>
        </w:rPr>
        <w:t xml:space="preserve"> 12</w:t>
      </w:r>
      <w:r w:rsidR="002A77D3">
        <w:rPr>
          <w:sz w:val="28"/>
          <w:szCs w:val="28"/>
        </w:rPr>
        <w:t>,</w:t>
      </w:r>
      <w:r w:rsidR="00C22F1F">
        <w:rPr>
          <w:sz w:val="28"/>
          <w:szCs w:val="28"/>
        </w:rPr>
        <w:t xml:space="preserve"> 1</w:t>
      </w:r>
      <w:r w:rsidR="00F5377A">
        <w:rPr>
          <w:sz w:val="28"/>
          <w:szCs w:val="28"/>
        </w:rPr>
        <w:t>4</w:t>
      </w:r>
      <w:r w:rsidR="002A77D3">
        <w:rPr>
          <w:sz w:val="28"/>
          <w:szCs w:val="28"/>
        </w:rPr>
        <w:t>,</w:t>
      </w:r>
      <w:r w:rsidR="00C22F1F">
        <w:rPr>
          <w:sz w:val="28"/>
          <w:szCs w:val="28"/>
        </w:rPr>
        <w:t>15</w:t>
      </w:r>
      <w:r w:rsidR="002A77D3">
        <w:rPr>
          <w:sz w:val="28"/>
          <w:szCs w:val="28"/>
        </w:rPr>
        <w:t>,</w:t>
      </w:r>
      <w:r w:rsidR="00C22F1F">
        <w:rPr>
          <w:sz w:val="28"/>
          <w:szCs w:val="28"/>
        </w:rPr>
        <w:t>1</w:t>
      </w:r>
      <w:r w:rsidR="00F5377A">
        <w:rPr>
          <w:sz w:val="28"/>
          <w:szCs w:val="28"/>
        </w:rPr>
        <w:t>2</w:t>
      </w:r>
      <w:r w:rsidR="002A77D3">
        <w:rPr>
          <w:sz w:val="28"/>
          <w:szCs w:val="28"/>
        </w:rPr>
        <w:t>,</w:t>
      </w:r>
      <w:r w:rsidR="00D41C2C">
        <w:rPr>
          <w:sz w:val="28"/>
          <w:szCs w:val="28"/>
        </w:rPr>
        <w:t>11,15,15,</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15</w:t>
      </w:r>
      <w:r w:rsidR="002A77D3">
        <w:rPr>
          <w:sz w:val="28"/>
          <w:szCs w:val="28"/>
        </w:rPr>
        <w:t>,</w:t>
      </w:r>
      <w:r w:rsidR="00C22F1F">
        <w:rPr>
          <w:sz w:val="28"/>
          <w:szCs w:val="28"/>
        </w:rPr>
        <w:t xml:space="preserve"> 12</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 xml:space="preserve"> 12</w:t>
      </w:r>
      <w:r w:rsidR="002A77D3">
        <w:rPr>
          <w:sz w:val="28"/>
          <w:szCs w:val="28"/>
        </w:rPr>
        <w:t>,</w:t>
      </w:r>
      <w:r w:rsidR="00C22F1F">
        <w:rPr>
          <w:sz w:val="28"/>
          <w:szCs w:val="28"/>
        </w:rPr>
        <w:t xml:space="preserve"> 12</w:t>
      </w:r>
      <w:r w:rsidR="002A77D3">
        <w:rPr>
          <w:sz w:val="28"/>
          <w:szCs w:val="28"/>
        </w:rPr>
        <w:t>,</w:t>
      </w:r>
      <w:r w:rsidR="00C22F1F">
        <w:rPr>
          <w:sz w:val="28"/>
          <w:szCs w:val="28"/>
        </w:rPr>
        <w:t>12</w:t>
      </w:r>
      <w:r w:rsidR="002A77D3">
        <w:rPr>
          <w:sz w:val="28"/>
          <w:szCs w:val="28"/>
        </w:rPr>
        <w:t>,</w:t>
      </w:r>
      <w:r w:rsidR="00C22F1F">
        <w:rPr>
          <w:sz w:val="28"/>
          <w:szCs w:val="28"/>
        </w:rPr>
        <w:t xml:space="preserve"> 10</w:t>
      </w:r>
      <w:r w:rsidR="009B3151">
        <w:rPr>
          <w:sz w:val="28"/>
          <w:szCs w:val="28"/>
        </w:rPr>
        <w:t>,10,</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p>
    <w:p w14:paraId="13911E85" w14:textId="3E180A25" w:rsidR="0011679A" w:rsidRDefault="00460E6C" w:rsidP="00985B93">
      <w:pPr>
        <w:pStyle w:val="ListParagraph"/>
        <w:numPr>
          <w:ilvl w:val="0"/>
          <w:numId w:val="17"/>
        </w:numPr>
        <w:rPr>
          <w:sz w:val="28"/>
          <w:szCs w:val="28"/>
        </w:rPr>
      </w:pPr>
      <w:r>
        <w:rPr>
          <w:sz w:val="28"/>
          <w:szCs w:val="28"/>
        </w:rPr>
        <w:t>Create a histogram for the following data 15.</w:t>
      </w:r>
      <w:r w:rsidR="004C7C00">
        <w:rPr>
          <w:sz w:val="28"/>
          <w:szCs w:val="28"/>
        </w:rPr>
        <w:t>2</w:t>
      </w:r>
      <w:r w:rsidR="00251D59">
        <w:rPr>
          <w:sz w:val="28"/>
          <w:szCs w:val="28"/>
        </w:rPr>
        <w:t>,</w:t>
      </w:r>
      <w:r>
        <w:rPr>
          <w:sz w:val="28"/>
          <w:szCs w:val="28"/>
        </w:rPr>
        <w:t>16.1</w:t>
      </w:r>
      <w:r w:rsidR="00251D59">
        <w:rPr>
          <w:sz w:val="28"/>
          <w:szCs w:val="28"/>
        </w:rPr>
        <w:t>,</w:t>
      </w:r>
      <w:r>
        <w:rPr>
          <w:sz w:val="28"/>
          <w:szCs w:val="28"/>
        </w:rPr>
        <w:t>16.5</w:t>
      </w:r>
      <w:r w:rsidR="00A10445">
        <w:rPr>
          <w:sz w:val="28"/>
          <w:szCs w:val="28"/>
        </w:rPr>
        <w:t>,</w:t>
      </w:r>
      <w:r>
        <w:rPr>
          <w:sz w:val="28"/>
          <w:szCs w:val="28"/>
        </w:rPr>
        <w:t xml:space="preserve"> 16.7</w:t>
      </w:r>
      <w:r w:rsidR="00A10445">
        <w:rPr>
          <w:sz w:val="28"/>
          <w:szCs w:val="28"/>
        </w:rPr>
        <w:t>,</w:t>
      </w:r>
      <w:r>
        <w:rPr>
          <w:sz w:val="28"/>
          <w:szCs w:val="28"/>
        </w:rPr>
        <w:t xml:space="preserve"> 17.2</w:t>
      </w:r>
      <w:r w:rsidR="00A10445">
        <w:rPr>
          <w:sz w:val="28"/>
          <w:szCs w:val="28"/>
        </w:rPr>
        <w:t>,</w:t>
      </w:r>
      <w:r>
        <w:rPr>
          <w:sz w:val="28"/>
          <w:szCs w:val="28"/>
        </w:rPr>
        <w:t xml:space="preserve"> 17.5</w:t>
      </w:r>
      <w:r w:rsidR="00A10445">
        <w:rPr>
          <w:sz w:val="28"/>
          <w:szCs w:val="28"/>
        </w:rPr>
        <w:t>,</w:t>
      </w:r>
      <w:r>
        <w:rPr>
          <w:sz w:val="28"/>
          <w:szCs w:val="28"/>
        </w:rPr>
        <w:t xml:space="preserve"> 17.7</w:t>
      </w:r>
      <w:r w:rsidR="00A10445">
        <w:rPr>
          <w:sz w:val="28"/>
          <w:szCs w:val="28"/>
        </w:rPr>
        <w:t xml:space="preserve">,        </w:t>
      </w:r>
      <w:r>
        <w:rPr>
          <w:sz w:val="28"/>
          <w:szCs w:val="28"/>
        </w:rPr>
        <w:t>18.9</w:t>
      </w:r>
      <w:r w:rsidR="00702BE3">
        <w:rPr>
          <w:sz w:val="28"/>
          <w:szCs w:val="28"/>
        </w:rPr>
        <w:t>,</w:t>
      </w:r>
      <w:r>
        <w:rPr>
          <w:sz w:val="28"/>
          <w:szCs w:val="28"/>
        </w:rPr>
        <w:t>19.1</w:t>
      </w:r>
      <w:r w:rsidR="00702BE3">
        <w:rPr>
          <w:sz w:val="28"/>
          <w:szCs w:val="28"/>
        </w:rPr>
        <w:t>,</w:t>
      </w:r>
      <w:r>
        <w:rPr>
          <w:sz w:val="28"/>
          <w:szCs w:val="28"/>
        </w:rPr>
        <w:t xml:space="preserve"> 19.2</w:t>
      </w:r>
      <w:r w:rsidR="00702BE3">
        <w:rPr>
          <w:sz w:val="28"/>
          <w:szCs w:val="28"/>
        </w:rPr>
        <w:t>,</w:t>
      </w:r>
      <w:r>
        <w:rPr>
          <w:sz w:val="28"/>
          <w:szCs w:val="28"/>
        </w:rPr>
        <w:t xml:space="preserve"> 19.2</w:t>
      </w:r>
      <w:r w:rsidR="00702BE3">
        <w:rPr>
          <w:sz w:val="28"/>
          <w:szCs w:val="28"/>
        </w:rPr>
        <w:t>,</w:t>
      </w:r>
      <w:r>
        <w:rPr>
          <w:sz w:val="28"/>
          <w:szCs w:val="28"/>
        </w:rPr>
        <w:t>18.3</w:t>
      </w:r>
      <w:r w:rsidR="00D07B3B">
        <w:rPr>
          <w:sz w:val="28"/>
          <w:szCs w:val="28"/>
        </w:rPr>
        <w:t>,</w:t>
      </w:r>
      <w:r>
        <w:rPr>
          <w:sz w:val="28"/>
          <w:szCs w:val="28"/>
        </w:rPr>
        <w:t>18.6</w:t>
      </w:r>
      <w:r w:rsidR="00D07B3B">
        <w:rPr>
          <w:sz w:val="28"/>
          <w:szCs w:val="28"/>
        </w:rPr>
        <w:t>,</w:t>
      </w:r>
      <w:r>
        <w:rPr>
          <w:sz w:val="28"/>
          <w:szCs w:val="28"/>
        </w:rPr>
        <w:t>18.8</w:t>
      </w:r>
      <w:r w:rsidR="00D07B3B">
        <w:rPr>
          <w:sz w:val="28"/>
          <w:szCs w:val="28"/>
        </w:rPr>
        <w:t>,</w:t>
      </w:r>
      <w:r>
        <w:rPr>
          <w:sz w:val="28"/>
          <w:szCs w:val="28"/>
        </w:rPr>
        <w:t>19</w:t>
      </w:r>
      <w:r w:rsidR="004C7C00">
        <w:rPr>
          <w:sz w:val="28"/>
          <w:szCs w:val="28"/>
        </w:rPr>
        <w:t>.6</w:t>
      </w:r>
      <w:r w:rsidR="008D02F2">
        <w:rPr>
          <w:sz w:val="28"/>
          <w:szCs w:val="28"/>
        </w:rPr>
        <w:t>,</w:t>
      </w:r>
      <w:r w:rsidR="00B66CFE">
        <w:rPr>
          <w:sz w:val="28"/>
          <w:szCs w:val="28"/>
        </w:rPr>
        <w:t>19.8,19.9,</w:t>
      </w:r>
      <w:r>
        <w:rPr>
          <w:sz w:val="28"/>
          <w:szCs w:val="28"/>
        </w:rPr>
        <w:t>20.0</w:t>
      </w:r>
      <w:r w:rsidR="00B66CFE">
        <w:rPr>
          <w:sz w:val="28"/>
          <w:szCs w:val="28"/>
        </w:rPr>
        <w:t>,</w:t>
      </w:r>
      <w:r>
        <w:rPr>
          <w:sz w:val="28"/>
          <w:szCs w:val="28"/>
        </w:rPr>
        <w:t>20.3</w:t>
      </w:r>
      <w:r w:rsidR="0011679A">
        <w:rPr>
          <w:sz w:val="28"/>
          <w:szCs w:val="28"/>
        </w:rPr>
        <w:t>,</w:t>
      </w:r>
      <w:r w:rsidR="00251D59">
        <w:rPr>
          <w:sz w:val="28"/>
          <w:szCs w:val="28"/>
        </w:rPr>
        <w:t xml:space="preserve"> 20.3</w:t>
      </w:r>
      <w:r w:rsidR="0011679A">
        <w:rPr>
          <w:sz w:val="28"/>
          <w:szCs w:val="28"/>
        </w:rPr>
        <w:t>,</w:t>
      </w:r>
      <w:r w:rsidR="00251D59">
        <w:rPr>
          <w:sz w:val="28"/>
          <w:szCs w:val="28"/>
        </w:rPr>
        <w:t>20.8</w:t>
      </w:r>
      <w:r w:rsidR="0011679A">
        <w:rPr>
          <w:sz w:val="28"/>
          <w:szCs w:val="28"/>
        </w:rPr>
        <w:t>,</w:t>
      </w:r>
      <w:r w:rsidR="00251D59">
        <w:rPr>
          <w:sz w:val="28"/>
          <w:szCs w:val="28"/>
        </w:rPr>
        <w:t>21.1</w:t>
      </w:r>
      <w:r w:rsidR="0011679A">
        <w:rPr>
          <w:sz w:val="28"/>
          <w:szCs w:val="28"/>
        </w:rPr>
        <w:t>,</w:t>
      </w:r>
      <w:r w:rsidR="00251D59">
        <w:rPr>
          <w:sz w:val="28"/>
          <w:szCs w:val="28"/>
        </w:rPr>
        <w:t>21.4</w:t>
      </w:r>
      <w:r w:rsidR="0011679A">
        <w:rPr>
          <w:sz w:val="28"/>
          <w:szCs w:val="28"/>
        </w:rPr>
        <w:t>,</w:t>
      </w:r>
    </w:p>
    <w:p w14:paraId="00BCD159" w14:textId="2D3761B4" w:rsidR="00D3074E" w:rsidRDefault="00251D59" w:rsidP="0011679A">
      <w:pPr>
        <w:pStyle w:val="ListParagraph"/>
        <w:rPr>
          <w:sz w:val="28"/>
          <w:szCs w:val="28"/>
        </w:rPr>
      </w:pPr>
      <w:r>
        <w:rPr>
          <w:sz w:val="28"/>
          <w:szCs w:val="28"/>
        </w:rPr>
        <w:t>21.7</w:t>
      </w:r>
      <w:r w:rsidR="005D508C">
        <w:rPr>
          <w:sz w:val="28"/>
          <w:szCs w:val="28"/>
        </w:rPr>
        <w:t>,</w:t>
      </w:r>
      <w:r>
        <w:rPr>
          <w:sz w:val="28"/>
          <w:szCs w:val="28"/>
        </w:rPr>
        <w:t>22.2</w:t>
      </w:r>
      <w:r w:rsidR="005D508C">
        <w:rPr>
          <w:sz w:val="28"/>
          <w:szCs w:val="28"/>
        </w:rPr>
        <w:t>,</w:t>
      </w:r>
      <w:r>
        <w:rPr>
          <w:sz w:val="28"/>
          <w:szCs w:val="28"/>
        </w:rPr>
        <w:t>22.5</w:t>
      </w:r>
      <w:r w:rsidR="005D508C">
        <w:rPr>
          <w:sz w:val="28"/>
          <w:szCs w:val="28"/>
        </w:rPr>
        <w:t>,</w:t>
      </w:r>
      <w:r>
        <w:rPr>
          <w:sz w:val="28"/>
          <w:szCs w:val="28"/>
        </w:rPr>
        <w:t>22.5</w:t>
      </w:r>
      <w:r w:rsidR="009D72F1">
        <w:rPr>
          <w:sz w:val="28"/>
          <w:szCs w:val="28"/>
        </w:rPr>
        <w:t>,</w:t>
      </w:r>
      <w:r>
        <w:rPr>
          <w:sz w:val="28"/>
          <w:szCs w:val="28"/>
        </w:rPr>
        <w:t>22.7</w:t>
      </w:r>
      <w:r w:rsidR="009D72F1">
        <w:rPr>
          <w:sz w:val="28"/>
          <w:szCs w:val="28"/>
        </w:rPr>
        <w:t>,</w:t>
      </w:r>
      <w:r>
        <w:rPr>
          <w:sz w:val="28"/>
          <w:szCs w:val="28"/>
        </w:rPr>
        <w:t>22.9</w:t>
      </w:r>
      <w:r w:rsidR="009D72F1">
        <w:rPr>
          <w:sz w:val="28"/>
          <w:szCs w:val="28"/>
        </w:rPr>
        <w:t>,</w:t>
      </w:r>
      <w:r>
        <w:rPr>
          <w:sz w:val="28"/>
          <w:szCs w:val="28"/>
        </w:rPr>
        <w:t>23.3</w:t>
      </w:r>
      <w:r w:rsidR="00D26C13">
        <w:rPr>
          <w:sz w:val="28"/>
          <w:szCs w:val="28"/>
        </w:rPr>
        <w:t>,</w:t>
      </w:r>
      <w:r>
        <w:rPr>
          <w:sz w:val="28"/>
          <w:szCs w:val="28"/>
        </w:rPr>
        <w:t>23.6</w:t>
      </w:r>
      <w:r w:rsidR="00D26C13">
        <w:rPr>
          <w:sz w:val="28"/>
          <w:szCs w:val="28"/>
        </w:rPr>
        <w:t>,</w:t>
      </w:r>
      <w:r>
        <w:rPr>
          <w:sz w:val="28"/>
          <w:szCs w:val="28"/>
        </w:rPr>
        <w:t>24.1</w:t>
      </w:r>
      <w:r w:rsidR="00D26C13">
        <w:rPr>
          <w:sz w:val="28"/>
          <w:szCs w:val="28"/>
        </w:rPr>
        <w:t>,</w:t>
      </w:r>
      <w:r>
        <w:rPr>
          <w:sz w:val="28"/>
          <w:szCs w:val="28"/>
        </w:rPr>
        <w:t>24.5</w:t>
      </w:r>
      <w:r w:rsidR="00D26C13">
        <w:rPr>
          <w:sz w:val="28"/>
          <w:szCs w:val="28"/>
        </w:rPr>
        <w:t>,</w:t>
      </w:r>
      <w:r>
        <w:rPr>
          <w:sz w:val="28"/>
          <w:szCs w:val="28"/>
        </w:rPr>
        <w:t>24.5</w:t>
      </w:r>
    </w:p>
    <w:p w14:paraId="123959DB" w14:textId="77777777" w:rsidR="00973868" w:rsidRDefault="001A7CC0" w:rsidP="001A7CC0">
      <w:pPr>
        <w:pStyle w:val="ListParagraph"/>
        <w:numPr>
          <w:ilvl w:val="0"/>
          <w:numId w:val="17"/>
        </w:numPr>
        <w:rPr>
          <w:sz w:val="28"/>
          <w:szCs w:val="28"/>
        </w:rPr>
      </w:pPr>
      <w:r>
        <w:rPr>
          <w:sz w:val="28"/>
          <w:szCs w:val="28"/>
        </w:rPr>
        <w:t>Create a histogram for the following 2.3,6.3,</w:t>
      </w:r>
      <w:r w:rsidR="00507B24">
        <w:rPr>
          <w:sz w:val="28"/>
          <w:szCs w:val="28"/>
        </w:rPr>
        <w:t>11.3,9.6,2.8,7.1,5.6,</w:t>
      </w:r>
      <w:r w:rsidR="0034001F">
        <w:rPr>
          <w:sz w:val="28"/>
          <w:szCs w:val="28"/>
        </w:rPr>
        <w:t>10.6,</w:t>
      </w:r>
      <w:r w:rsidR="000F799B">
        <w:rPr>
          <w:sz w:val="28"/>
          <w:szCs w:val="28"/>
        </w:rPr>
        <w:t>9.1,3.6,5.9,6.4,9.7,8.3,</w:t>
      </w:r>
      <w:r w:rsidR="00386373">
        <w:rPr>
          <w:sz w:val="28"/>
          <w:szCs w:val="28"/>
        </w:rPr>
        <w:t>2.4,5.5,7.1,8.8,7.6,2.9,4.7,7.1,7.8,</w:t>
      </w:r>
      <w:r w:rsidR="002678DC">
        <w:rPr>
          <w:sz w:val="28"/>
          <w:szCs w:val="28"/>
        </w:rPr>
        <w:t>6.8,3,3.9,8,7.5,</w:t>
      </w:r>
      <w:r w:rsidR="0050676B">
        <w:rPr>
          <w:sz w:val="28"/>
          <w:szCs w:val="28"/>
        </w:rPr>
        <w:t>7.2,4.6,3.6,8.4,8.1,7.7,4.4,4.1,7.5,10.3,7.6,3.4,4.5,7.5,7.2,7.2,4.6,</w:t>
      </w:r>
    </w:p>
    <w:p w14:paraId="2A44318F" w14:textId="7059A3C2" w:rsidR="005555B4" w:rsidRDefault="00973868" w:rsidP="00386595">
      <w:pPr>
        <w:pStyle w:val="ListParagraph"/>
        <w:rPr>
          <w:sz w:val="28"/>
          <w:szCs w:val="28"/>
        </w:rPr>
      </w:pPr>
      <w:r>
        <w:rPr>
          <w:sz w:val="28"/>
          <w:szCs w:val="28"/>
        </w:rPr>
        <w:t>4.7,7.6,11.4,6.8,6.9,5.9,11,10.4,6.3,6.4,12,9.5</w:t>
      </w:r>
      <w:r w:rsidR="00BA06A0">
        <w:rPr>
          <w:sz w:val="28"/>
          <w:szCs w:val="28"/>
        </w:rPr>
        <w:t>.</w:t>
      </w:r>
    </w:p>
    <w:p w14:paraId="3200D7E4" w14:textId="50837CEB" w:rsidR="00CE3459" w:rsidRDefault="0041653B" w:rsidP="00CE3459">
      <w:pPr>
        <w:rPr>
          <w:b/>
          <w:bCs/>
          <w:sz w:val="28"/>
          <w:szCs w:val="28"/>
        </w:rPr>
      </w:pPr>
      <w:r>
        <w:rPr>
          <w:sz w:val="28"/>
          <w:szCs w:val="28"/>
        </w:rPr>
        <w:t xml:space="preserve">      </w:t>
      </w:r>
      <w:r w:rsidRPr="0041653B">
        <w:rPr>
          <w:b/>
          <w:bCs/>
          <w:sz w:val="28"/>
          <w:szCs w:val="28"/>
        </w:rPr>
        <w:t>*FREQUENCY POLYGON:</w:t>
      </w:r>
    </w:p>
    <w:p w14:paraId="6C85EA87" w14:textId="113582DD" w:rsidR="0041653B" w:rsidRDefault="0041653B" w:rsidP="00CE3459">
      <w:pPr>
        <w:rPr>
          <w:sz w:val="28"/>
          <w:szCs w:val="28"/>
        </w:rPr>
      </w:pPr>
      <w:r w:rsidRPr="0041653B">
        <w:rPr>
          <w:sz w:val="28"/>
          <w:szCs w:val="28"/>
        </w:rPr>
        <w:t xml:space="preserve">                                It is a graph created </w:t>
      </w:r>
      <w:r>
        <w:rPr>
          <w:sz w:val="28"/>
          <w:szCs w:val="28"/>
        </w:rPr>
        <w:t>by using mid points of class interval to the frequency connected by the lines.</w:t>
      </w:r>
    </w:p>
    <w:p w14:paraId="272D5DC3" w14:textId="77777777" w:rsidR="0041653B" w:rsidRDefault="0041653B" w:rsidP="00CE3459">
      <w:pPr>
        <w:rPr>
          <w:sz w:val="28"/>
          <w:szCs w:val="28"/>
        </w:rPr>
      </w:pPr>
      <w:r>
        <w:rPr>
          <w:sz w:val="28"/>
          <w:szCs w:val="28"/>
        </w:rPr>
        <w:t xml:space="preserve"> Frequency polygon is a closed shape. The begin and the end of the frequency polygon must intersect x-axis.</w:t>
      </w:r>
    </w:p>
    <w:p w14:paraId="7FCBC09A" w14:textId="0E4FCC49" w:rsidR="0041653B" w:rsidRPr="00F17EED" w:rsidRDefault="00F17EED" w:rsidP="00F17EED">
      <w:pPr>
        <w:ind w:left="804"/>
        <w:rPr>
          <w:sz w:val="28"/>
          <w:szCs w:val="28"/>
        </w:rPr>
      </w:pPr>
      <w:r>
        <w:rPr>
          <w:sz w:val="28"/>
          <w:szCs w:val="28"/>
        </w:rPr>
        <w:t>*</w:t>
      </w:r>
      <w:r w:rsidR="0041653B" w:rsidRPr="00F17EED">
        <w:rPr>
          <w:sz w:val="28"/>
          <w:szCs w:val="28"/>
        </w:rPr>
        <w:t xml:space="preserve">It is exclusively used for numerical data. </w:t>
      </w:r>
    </w:p>
    <w:p w14:paraId="714EC36A" w14:textId="7BD2CA64" w:rsidR="0041653B" w:rsidRDefault="0041653B" w:rsidP="0041653B">
      <w:pPr>
        <w:rPr>
          <w:b/>
          <w:bCs/>
          <w:sz w:val="28"/>
          <w:szCs w:val="28"/>
        </w:rPr>
      </w:pPr>
      <w:r w:rsidRPr="0041653B">
        <w:rPr>
          <w:b/>
          <w:bCs/>
          <w:sz w:val="28"/>
          <w:szCs w:val="28"/>
        </w:rPr>
        <w:t>#NOTE: -</w:t>
      </w:r>
    </w:p>
    <w:p w14:paraId="47B6D953" w14:textId="77777777" w:rsidR="003E6EE4" w:rsidRDefault="0041653B" w:rsidP="0041653B">
      <w:pPr>
        <w:rPr>
          <w:sz w:val="28"/>
          <w:szCs w:val="28"/>
        </w:rPr>
      </w:pPr>
      <w:r w:rsidRPr="0041653B">
        <w:rPr>
          <w:sz w:val="28"/>
          <w:szCs w:val="28"/>
        </w:rPr>
        <w:t xml:space="preserve">         Frequency polygon</w:t>
      </w:r>
      <w:r>
        <w:rPr>
          <w:sz w:val="28"/>
          <w:szCs w:val="28"/>
        </w:rPr>
        <w:t xml:space="preserve"> is useful for visuali</w:t>
      </w:r>
      <w:r w:rsidR="003E6EE4">
        <w:rPr>
          <w:sz w:val="28"/>
          <w:szCs w:val="28"/>
        </w:rPr>
        <w:t>zing the shape of the distribution.</w:t>
      </w:r>
    </w:p>
    <w:p w14:paraId="586BB623" w14:textId="77777777" w:rsidR="003E6EE4" w:rsidRDefault="003E6EE4" w:rsidP="0041653B">
      <w:pPr>
        <w:rPr>
          <w:sz w:val="28"/>
          <w:szCs w:val="28"/>
        </w:rPr>
      </w:pPr>
      <w:r>
        <w:rPr>
          <w:sz w:val="28"/>
          <w:szCs w:val="28"/>
        </w:rPr>
        <w:t xml:space="preserve">EX: Weather forecast, temperature pattern, analyse patient data, student        </w:t>
      </w:r>
    </w:p>
    <w:p w14:paraId="27B2AC09" w14:textId="29FC8AF6" w:rsidR="0041653B" w:rsidRDefault="003E6EE4" w:rsidP="0041653B">
      <w:pPr>
        <w:rPr>
          <w:sz w:val="28"/>
          <w:szCs w:val="28"/>
        </w:rPr>
      </w:pPr>
      <w:r>
        <w:rPr>
          <w:sz w:val="28"/>
          <w:szCs w:val="28"/>
        </w:rPr>
        <w:t xml:space="preserve">performances, etc,…. </w:t>
      </w:r>
      <w:r w:rsidR="0041653B" w:rsidRPr="0041653B">
        <w:rPr>
          <w:sz w:val="28"/>
          <w:szCs w:val="28"/>
        </w:rPr>
        <w:t xml:space="preserve"> </w:t>
      </w:r>
    </w:p>
    <w:p w14:paraId="16746928" w14:textId="7BF307FC" w:rsidR="00846546" w:rsidRDefault="005A660B" w:rsidP="00846546">
      <w:pPr>
        <w:pStyle w:val="ListParagraph"/>
        <w:numPr>
          <w:ilvl w:val="0"/>
          <w:numId w:val="17"/>
        </w:numPr>
        <w:rPr>
          <w:sz w:val="28"/>
          <w:szCs w:val="28"/>
        </w:rPr>
      </w:pPr>
      <w:r>
        <w:rPr>
          <w:sz w:val="28"/>
          <w:szCs w:val="28"/>
        </w:rPr>
        <w:t>Create the frequency Polygon for the data given 46</w:t>
      </w:r>
      <w:r w:rsidR="00407844">
        <w:rPr>
          <w:sz w:val="28"/>
          <w:szCs w:val="28"/>
        </w:rPr>
        <w:t xml:space="preserve">, </w:t>
      </w:r>
      <w:r>
        <w:rPr>
          <w:sz w:val="28"/>
          <w:szCs w:val="28"/>
        </w:rPr>
        <w:t>40</w:t>
      </w:r>
      <w:r w:rsidR="00407844">
        <w:rPr>
          <w:sz w:val="28"/>
          <w:szCs w:val="28"/>
        </w:rPr>
        <w:t xml:space="preserve">, </w:t>
      </w:r>
      <w:r>
        <w:rPr>
          <w:sz w:val="28"/>
          <w:szCs w:val="28"/>
        </w:rPr>
        <w:t>12</w:t>
      </w:r>
      <w:r w:rsidR="00407844">
        <w:rPr>
          <w:sz w:val="28"/>
          <w:szCs w:val="28"/>
        </w:rPr>
        <w:t>,</w:t>
      </w:r>
      <w:r>
        <w:rPr>
          <w:sz w:val="28"/>
          <w:szCs w:val="28"/>
        </w:rPr>
        <w:t xml:space="preserve"> 10</w:t>
      </w:r>
      <w:r w:rsidR="00407844">
        <w:rPr>
          <w:sz w:val="28"/>
          <w:szCs w:val="28"/>
        </w:rPr>
        <w:t xml:space="preserve">, </w:t>
      </w:r>
      <w:r>
        <w:rPr>
          <w:sz w:val="28"/>
          <w:szCs w:val="28"/>
        </w:rPr>
        <w:t>47</w:t>
      </w:r>
      <w:r w:rsidR="00407844">
        <w:rPr>
          <w:sz w:val="28"/>
          <w:szCs w:val="28"/>
        </w:rPr>
        <w:t>,</w:t>
      </w:r>
      <w:r>
        <w:rPr>
          <w:sz w:val="28"/>
          <w:szCs w:val="28"/>
        </w:rPr>
        <w:t xml:space="preserve"> 23</w:t>
      </w:r>
      <w:r w:rsidR="00A71482">
        <w:rPr>
          <w:sz w:val="28"/>
          <w:szCs w:val="28"/>
        </w:rPr>
        <w:t>,</w:t>
      </w:r>
      <w:r>
        <w:rPr>
          <w:sz w:val="28"/>
          <w:szCs w:val="28"/>
        </w:rPr>
        <w:t xml:space="preserve"> 26</w:t>
      </w:r>
      <w:r w:rsidR="00A71482">
        <w:rPr>
          <w:sz w:val="28"/>
          <w:szCs w:val="28"/>
        </w:rPr>
        <w:t>,</w:t>
      </w:r>
      <w:r>
        <w:rPr>
          <w:sz w:val="28"/>
          <w:szCs w:val="28"/>
        </w:rPr>
        <w:t xml:space="preserve"> 8</w:t>
      </w:r>
      <w:r w:rsidR="00A71482">
        <w:rPr>
          <w:sz w:val="28"/>
          <w:szCs w:val="28"/>
        </w:rPr>
        <w:t xml:space="preserve">, </w:t>
      </w:r>
      <w:r>
        <w:rPr>
          <w:sz w:val="28"/>
          <w:szCs w:val="28"/>
        </w:rPr>
        <w:t>29</w:t>
      </w:r>
      <w:r w:rsidR="00A71482">
        <w:rPr>
          <w:sz w:val="28"/>
          <w:szCs w:val="28"/>
        </w:rPr>
        <w:t>,</w:t>
      </w:r>
      <w:r>
        <w:rPr>
          <w:sz w:val="28"/>
          <w:szCs w:val="28"/>
        </w:rPr>
        <w:t xml:space="preserve"> 34</w:t>
      </w:r>
      <w:r w:rsidR="00A71482">
        <w:rPr>
          <w:sz w:val="28"/>
          <w:szCs w:val="28"/>
        </w:rPr>
        <w:t>,</w:t>
      </w:r>
      <w:r>
        <w:rPr>
          <w:sz w:val="28"/>
          <w:szCs w:val="28"/>
        </w:rPr>
        <w:t xml:space="preserve"> 37</w:t>
      </w:r>
      <w:r w:rsidR="00A71482">
        <w:rPr>
          <w:sz w:val="28"/>
          <w:szCs w:val="28"/>
        </w:rPr>
        <w:t>,</w:t>
      </w:r>
      <w:r>
        <w:rPr>
          <w:sz w:val="28"/>
          <w:szCs w:val="28"/>
        </w:rPr>
        <w:t xml:space="preserve"> 17</w:t>
      </w:r>
      <w:r w:rsidR="00A71482">
        <w:rPr>
          <w:sz w:val="28"/>
          <w:szCs w:val="28"/>
        </w:rPr>
        <w:t xml:space="preserve">, </w:t>
      </w:r>
      <w:r>
        <w:rPr>
          <w:sz w:val="28"/>
          <w:szCs w:val="28"/>
        </w:rPr>
        <w:t>40</w:t>
      </w:r>
      <w:r w:rsidR="00A71482">
        <w:rPr>
          <w:sz w:val="28"/>
          <w:szCs w:val="28"/>
        </w:rPr>
        <w:t>,</w:t>
      </w:r>
      <w:r>
        <w:rPr>
          <w:sz w:val="28"/>
          <w:szCs w:val="28"/>
        </w:rPr>
        <w:t xml:space="preserve"> 50</w:t>
      </w:r>
      <w:r w:rsidR="00A71482">
        <w:rPr>
          <w:sz w:val="28"/>
          <w:szCs w:val="28"/>
        </w:rPr>
        <w:t xml:space="preserve">, </w:t>
      </w:r>
      <w:r>
        <w:rPr>
          <w:sz w:val="28"/>
          <w:szCs w:val="28"/>
        </w:rPr>
        <w:t>18</w:t>
      </w:r>
      <w:r w:rsidR="00A71482">
        <w:rPr>
          <w:sz w:val="28"/>
          <w:szCs w:val="28"/>
        </w:rPr>
        <w:t>,</w:t>
      </w:r>
      <w:r>
        <w:rPr>
          <w:sz w:val="28"/>
          <w:szCs w:val="28"/>
        </w:rPr>
        <w:t xml:space="preserve"> 23</w:t>
      </w:r>
      <w:r w:rsidR="00A71482">
        <w:rPr>
          <w:sz w:val="28"/>
          <w:szCs w:val="28"/>
        </w:rPr>
        <w:t>,</w:t>
      </w:r>
      <w:r>
        <w:rPr>
          <w:sz w:val="28"/>
          <w:szCs w:val="28"/>
        </w:rPr>
        <w:t xml:space="preserve"> 33</w:t>
      </w:r>
      <w:r w:rsidR="00A71482">
        <w:rPr>
          <w:sz w:val="28"/>
          <w:szCs w:val="28"/>
        </w:rPr>
        <w:t>,</w:t>
      </w:r>
      <w:r>
        <w:rPr>
          <w:sz w:val="28"/>
          <w:szCs w:val="28"/>
        </w:rPr>
        <w:t xml:space="preserve"> 23</w:t>
      </w:r>
      <w:r w:rsidR="00A71482">
        <w:rPr>
          <w:sz w:val="28"/>
          <w:szCs w:val="28"/>
        </w:rPr>
        <w:t>,</w:t>
      </w:r>
      <w:r>
        <w:rPr>
          <w:sz w:val="28"/>
          <w:szCs w:val="28"/>
        </w:rPr>
        <w:t xml:space="preserve"> 24</w:t>
      </w:r>
      <w:r w:rsidR="00A71482">
        <w:rPr>
          <w:sz w:val="28"/>
          <w:szCs w:val="28"/>
        </w:rPr>
        <w:t>,</w:t>
      </w:r>
      <w:r>
        <w:rPr>
          <w:sz w:val="28"/>
          <w:szCs w:val="28"/>
        </w:rPr>
        <w:t xml:space="preserve"> 15</w:t>
      </w:r>
      <w:r w:rsidR="00A71482">
        <w:rPr>
          <w:sz w:val="28"/>
          <w:szCs w:val="28"/>
        </w:rPr>
        <w:t>,</w:t>
      </w:r>
      <w:r>
        <w:rPr>
          <w:sz w:val="28"/>
          <w:szCs w:val="28"/>
        </w:rPr>
        <w:t xml:space="preserve"> 35</w:t>
      </w:r>
      <w:r w:rsidR="00A71482">
        <w:rPr>
          <w:sz w:val="28"/>
          <w:szCs w:val="28"/>
        </w:rPr>
        <w:t>,</w:t>
      </w:r>
      <w:r>
        <w:rPr>
          <w:sz w:val="28"/>
          <w:szCs w:val="28"/>
        </w:rPr>
        <w:t xml:space="preserve"> 23</w:t>
      </w:r>
      <w:r w:rsidR="00F0753C">
        <w:rPr>
          <w:sz w:val="28"/>
          <w:szCs w:val="28"/>
        </w:rPr>
        <w:t>,</w:t>
      </w:r>
      <w:r>
        <w:rPr>
          <w:sz w:val="28"/>
          <w:szCs w:val="28"/>
        </w:rPr>
        <w:t xml:space="preserve"> 19</w:t>
      </w:r>
      <w:r w:rsidR="00F0753C">
        <w:rPr>
          <w:sz w:val="28"/>
          <w:szCs w:val="28"/>
        </w:rPr>
        <w:t>,</w:t>
      </w:r>
      <w:r>
        <w:rPr>
          <w:sz w:val="28"/>
          <w:szCs w:val="28"/>
        </w:rPr>
        <w:t xml:space="preserve"> 22</w:t>
      </w:r>
      <w:r w:rsidR="00F0753C">
        <w:rPr>
          <w:sz w:val="28"/>
          <w:szCs w:val="28"/>
        </w:rPr>
        <w:t>,</w:t>
      </w:r>
      <w:r>
        <w:rPr>
          <w:sz w:val="28"/>
          <w:szCs w:val="28"/>
        </w:rPr>
        <w:t xml:space="preserve"> 28</w:t>
      </w:r>
      <w:r w:rsidR="00F0753C">
        <w:rPr>
          <w:sz w:val="28"/>
          <w:szCs w:val="28"/>
        </w:rPr>
        <w:t>,</w:t>
      </w:r>
      <w:r>
        <w:rPr>
          <w:sz w:val="28"/>
          <w:szCs w:val="28"/>
        </w:rPr>
        <w:t xml:space="preserve"> 35</w:t>
      </w:r>
      <w:r w:rsidR="00F0753C">
        <w:rPr>
          <w:sz w:val="28"/>
          <w:szCs w:val="28"/>
        </w:rPr>
        <w:t xml:space="preserve">, </w:t>
      </w:r>
      <w:r>
        <w:rPr>
          <w:sz w:val="28"/>
          <w:szCs w:val="28"/>
        </w:rPr>
        <w:t>27</w:t>
      </w:r>
      <w:r w:rsidR="00F0753C">
        <w:rPr>
          <w:sz w:val="28"/>
          <w:szCs w:val="28"/>
        </w:rPr>
        <w:t>,</w:t>
      </w:r>
      <w:r>
        <w:rPr>
          <w:sz w:val="28"/>
          <w:szCs w:val="28"/>
        </w:rPr>
        <w:t xml:space="preserve"> 42</w:t>
      </w:r>
      <w:r w:rsidR="00F0753C">
        <w:rPr>
          <w:sz w:val="28"/>
          <w:szCs w:val="28"/>
        </w:rPr>
        <w:t>,</w:t>
      </w:r>
      <w:r w:rsidR="00407844">
        <w:rPr>
          <w:sz w:val="28"/>
          <w:szCs w:val="28"/>
        </w:rPr>
        <w:t xml:space="preserve"> 29</w:t>
      </w:r>
      <w:r w:rsidR="00F0753C">
        <w:rPr>
          <w:sz w:val="28"/>
          <w:szCs w:val="28"/>
        </w:rPr>
        <w:t xml:space="preserve">, </w:t>
      </w:r>
      <w:r w:rsidR="00407844">
        <w:rPr>
          <w:sz w:val="28"/>
          <w:szCs w:val="28"/>
        </w:rPr>
        <w:t>26</w:t>
      </w:r>
      <w:r w:rsidR="00F0753C">
        <w:rPr>
          <w:sz w:val="28"/>
          <w:szCs w:val="28"/>
        </w:rPr>
        <w:t>,</w:t>
      </w:r>
      <w:r w:rsidR="00407844">
        <w:rPr>
          <w:sz w:val="28"/>
          <w:szCs w:val="28"/>
        </w:rPr>
        <w:t xml:space="preserve"> 46</w:t>
      </w:r>
      <w:r w:rsidR="00F0753C">
        <w:rPr>
          <w:sz w:val="28"/>
          <w:szCs w:val="28"/>
        </w:rPr>
        <w:t>,</w:t>
      </w:r>
      <w:r w:rsidR="00407844">
        <w:rPr>
          <w:sz w:val="28"/>
          <w:szCs w:val="28"/>
        </w:rPr>
        <w:t xml:space="preserve"> 33</w:t>
      </w:r>
      <w:r w:rsidR="00F0753C">
        <w:rPr>
          <w:sz w:val="28"/>
          <w:szCs w:val="28"/>
        </w:rPr>
        <w:t>,</w:t>
      </w:r>
      <w:r w:rsidR="00407844">
        <w:rPr>
          <w:sz w:val="28"/>
          <w:szCs w:val="28"/>
        </w:rPr>
        <w:t xml:space="preserve"> 27 19</w:t>
      </w:r>
      <w:r w:rsidR="00F0753C">
        <w:rPr>
          <w:sz w:val="28"/>
          <w:szCs w:val="28"/>
        </w:rPr>
        <w:t xml:space="preserve">, </w:t>
      </w:r>
      <w:r w:rsidR="00407844">
        <w:rPr>
          <w:sz w:val="28"/>
          <w:szCs w:val="28"/>
        </w:rPr>
        <w:t>28</w:t>
      </w:r>
      <w:r w:rsidR="00F0753C">
        <w:rPr>
          <w:sz w:val="28"/>
          <w:szCs w:val="28"/>
        </w:rPr>
        <w:t>.</w:t>
      </w:r>
    </w:p>
    <w:p w14:paraId="7A3AA815" w14:textId="278AF014" w:rsidR="00F0753C" w:rsidRDefault="00020E64" w:rsidP="00846546">
      <w:pPr>
        <w:pStyle w:val="ListParagraph"/>
        <w:numPr>
          <w:ilvl w:val="0"/>
          <w:numId w:val="17"/>
        </w:numPr>
        <w:rPr>
          <w:sz w:val="28"/>
          <w:szCs w:val="28"/>
        </w:rPr>
      </w:pPr>
      <w:r>
        <w:rPr>
          <w:sz w:val="28"/>
          <w:szCs w:val="28"/>
        </w:rPr>
        <w:t>A packing process is supposed to fill small boxes of resin with approximately 50 resins so that each box will wait the same however the number of resins in each box will vary suppose 40 boxes of resins are randomly sample</w:t>
      </w:r>
      <w:r w:rsidR="00123BA6">
        <w:rPr>
          <w:sz w:val="28"/>
          <w:szCs w:val="28"/>
        </w:rPr>
        <w:t xml:space="preserve"> 7.29,</w:t>
      </w:r>
      <w:r w:rsidR="009D6F18">
        <w:rPr>
          <w:sz w:val="28"/>
          <w:szCs w:val="28"/>
        </w:rPr>
        <w:t>7.23,</w:t>
      </w:r>
      <w:r w:rsidR="008604DD">
        <w:rPr>
          <w:sz w:val="28"/>
          <w:szCs w:val="28"/>
        </w:rPr>
        <w:t>7.11,6.78,7.47,</w:t>
      </w:r>
      <w:r w:rsidR="007F4DA8">
        <w:rPr>
          <w:sz w:val="28"/>
          <w:szCs w:val="28"/>
        </w:rPr>
        <w:t>6.69,</w:t>
      </w:r>
      <w:r w:rsidR="00922E5B">
        <w:rPr>
          <w:sz w:val="28"/>
          <w:szCs w:val="28"/>
        </w:rPr>
        <w:t>6.77,6.57,</w:t>
      </w:r>
      <w:r w:rsidR="00125BB1">
        <w:rPr>
          <w:sz w:val="28"/>
          <w:szCs w:val="28"/>
        </w:rPr>
        <w:t>6.80,6.88,6.98,</w:t>
      </w:r>
      <w:r w:rsidR="000D49CA">
        <w:rPr>
          <w:sz w:val="28"/>
          <w:szCs w:val="28"/>
        </w:rPr>
        <w:t>7.16,7.30,7.24,7.16,7.03,</w:t>
      </w:r>
      <w:r w:rsidR="00452FA3">
        <w:rPr>
          <w:sz w:val="28"/>
          <w:szCs w:val="28"/>
        </w:rPr>
        <w:t>6.90,</w:t>
      </w:r>
      <w:r w:rsidR="00DA4F17">
        <w:rPr>
          <w:sz w:val="28"/>
          <w:szCs w:val="28"/>
        </w:rPr>
        <w:t>7.16,7.40,7.05,</w:t>
      </w:r>
      <w:r w:rsidR="003D17B6">
        <w:rPr>
          <w:sz w:val="28"/>
          <w:szCs w:val="28"/>
        </w:rPr>
        <w:t>7.28,</w:t>
      </w:r>
      <w:r w:rsidR="00581839">
        <w:rPr>
          <w:sz w:val="28"/>
          <w:szCs w:val="28"/>
        </w:rPr>
        <w:t>7.31,6.87,7.68,</w:t>
      </w:r>
      <w:r w:rsidR="00002CB7">
        <w:rPr>
          <w:sz w:val="28"/>
          <w:szCs w:val="28"/>
        </w:rPr>
        <w:t>7.03,7.17,</w:t>
      </w:r>
      <w:r w:rsidR="007A6436">
        <w:rPr>
          <w:sz w:val="28"/>
          <w:szCs w:val="28"/>
        </w:rPr>
        <w:t>6.78,7.08,7.12,7.31,7.40,6.35,6.96,7.29,7.16,</w:t>
      </w:r>
      <w:r w:rsidR="0034382F">
        <w:rPr>
          <w:sz w:val="28"/>
          <w:szCs w:val="28"/>
        </w:rPr>
        <w:t>6.97,6.96,7.02,7.13,6.84.</w:t>
      </w:r>
    </w:p>
    <w:p w14:paraId="512FDF03" w14:textId="77777777" w:rsidR="00E63652" w:rsidRDefault="00ED3928" w:rsidP="00E63652">
      <w:pPr>
        <w:pStyle w:val="ListParagraph"/>
        <w:rPr>
          <w:sz w:val="28"/>
          <w:szCs w:val="28"/>
        </w:rPr>
      </w:pPr>
      <w:r>
        <w:rPr>
          <w:sz w:val="28"/>
          <w:szCs w:val="28"/>
        </w:rPr>
        <w:lastRenderedPageBreak/>
        <w:t>Constructive frequency distribution of class width 0.20. Calculate and data the class midpoints</w:t>
      </w:r>
      <w:r w:rsidR="005959DB">
        <w:rPr>
          <w:sz w:val="28"/>
          <w:szCs w:val="28"/>
        </w:rPr>
        <w:t>,</w:t>
      </w:r>
      <w:r>
        <w:rPr>
          <w:sz w:val="28"/>
          <w:szCs w:val="28"/>
        </w:rPr>
        <w:t xml:space="preserve"> relative frequency</w:t>
      </w:r>
      <w:r w:rsidR="005959DB">
        <w:rPr>
          <w:sz w:val="28"/>
          <w:szCs w:val="28"/>
        </w:rPr>
        <w:t xml:space="preserve">, </w:t>
      </w:r>
      <w:r>
        <w:rPr>
          <w:sz w:val="28"/>
          <w:szCs w:val="28"/>
        </w:rPr>
        <w:t>cumulative frequency and histogram</w:t>
      </w:r>
      <w:r w:rsidR="005959DB">
        <w:rPr>
          <w:sz w:val="28"/>
          <w:szCs w:val="28"/>
        </w:rPr>
        <w:t>.</w:t>
      </w:r>
    </w:p>
    <w:p w14:paraId="60AFA3A8" w14:textId="46C36614" w:rsidR="003E6EE4" w:rsidRPr="00E63652" w:rsidRDefault="003E6EE4" w:rsidP="00E63652">
      <w:pPr>
        <w:pStyle w:val="ListParagraph"/>
        <w:rPr>
          <w:sz w:val="28"/>
          <w:szCs w:val="28"/>
        </w:rPr>
      </w:pPr>
      <w:r w:rsidRPr="003E6EE4">
        <w:rPr>
          <w:b/>
          <w:bCs/>
          <w:sz w:val="28"/>
          <w:szCs w:val="28"/>
        </w:rPr>
        <w:t>LINE GRAPH:</w:t>
      </w:r>
    </w:p>
    <w:p w14:paraId="7A801673" w14:textId="24B1680B" w:rsidR="003E6EE4" w:rsidRDefault="003E6EE4" w:rsidP="00C032AD">
      <w:pPr>
        <w:pStyle w:val="ListParagraph"/>
        <w:ind w:left="1603"/>
        <w:rPr>
          <w:sz w:val="28"/>
          <w:szCs w:val="28"/>
        </w:rPr>
      </w:pPr>
      <w:r>
        <w:rPr>
          <w:sz w:val="28"/>
          <w:szCs w:val="28"/>
        </w:rPr>
        <w:t>Graph line chart is a graphical representation of the data that displays the relation between2 or more variables.</w:t>
      </w:r>
    </w:p>
    <w:p w14:paraId="5DA2F0A7" w14:textId="265CBA4D" w:rsidR="003E6EE4" w:rsidRDefault="00F17EED" w:rsidP="003E6EE4">
      <w:pPr>
        <w:rPr>
          <w:sz w:val="28"/>
          <w:szCs w:val="28"/>
        </w:rPr>
      </w:pPr>
      <w:r>
        <w:rPr>
          <w:sz w:val="28"/>
          <w:szCs w:val="28"/>
        </w:rPr>
        <w:t>*</w:t>
      </w:r>
      <w:r w:rsidR="003E6EE4">
        <w:rPr>
          <w:sz w:val="28"/>
          <w:szCs w:val="28"/>
        </w:rPr>
        <w:t>Line graph can be created for both category and numerical data using frequency distribution. It is made by connecting data frequencies with straight lines of segment.</w:t>
      </w:r>
    </w:p>
    <w:p w14:paraId="1AB1A195" w14:textId="4802D246" w:rsidR="00E63652" w:rsidRDefault="00973DA4" w:rsidP="005E6326">
      <w:pPr>
        <w:pStyle w:val="ListParagraph"/>
        <w:numPr>
          <w:ilvl w:val="0"/>
          <w:numId w:val="27"/>
        </w:numPr>
        <w:rPr>
          <w:sz w:val="28"/>
          <w:szCs w:val="28"/>
        </w:rPr>
      </w:pPr>
      <w:r>
        <w:rPr>
          <w:sz w:val="28"/>
          <w:szCs w:val="28"/>
        </w:rPr>
        <w:t>For the following event data create a line graph A, B, C, D, E, A, B, C, D, E, B, C, D, E, B, D, B, B, D.</w:t>
      </w:r>
    </w:p>
    <w:p w14:paraId="608043E1" w14:textId="52BDD665" w:rsidR="00E63652" w:rsidRDefault="00B7568B" w:rsidP="003E6EE4">
      <w:pPr>
        <w:pStyle w:val="ListParagraph"/>
        <w:numPr>
          <w:ilvl w:val="0"/>
          <w:numId w:val="27"/>
        </w:numPr>
        <w:rPr>
          <w:sz w:val="28"/>
          <w:szCs w:val="28"/>
        </w:rPr>
      </w:pPr>
      <w:r w:rsidRPr="00B7568B">
        <w:rPr>
          <w:sz w:val="28"/>
          <w:szCs w:val="28"/>
        </w:rPr>
        <w:t xml:space="preserve">Create a frequency distribution in the line graph for the following data </w:t>
      </w:r>
      <w:r w:rsidR="00813563">
        <w:rPr>
          <w:sz w:val="28"/>
          <w:szCs w:val="28"/>
        </w:rPr>
        <w:t>12,</w:t>
      </w:r>
      <w:r w:rsidR="00315E5C">
        <w:rPr>
          <w:sz w:val="28"/>
          <w:szCs w:val="28"/>
        </w:rPr>
        <w:t>10,5,8,15,2,8,10,5,10,5,12,12,2,5,2,8,10,5,10.</w:t>
      </w:r>
    </w:p>
    <w:p w14:paraId="66AB03DA" w14:textId="77777777" w:rsidR="006349E0" w:rsidRPr="00B7568B" w:rsidRDefault="006349E0" w:rsidP="00BD1CD7">
      <w:pPr>
        <w:pStyle w:val="ListParagraph"/>
        <w:rPr>
          <w:sz w:val="28"/>
          <w:szCs w:val="28"/>
        </w:rPr>
      </w:pPr>
    </w:p>
    <w:p w14:paraId="5B70FCE3" w14:textId="77777777" w:rsidR="00E63652" w:rsidRDefault="00E63652" w:rsidP="003E6EE4">
      <w:pPr>
        <w:rPr>
          <w:sz w:val="28"/>
          <w:szCs w:val="28"/>
        </w:rPr>
      </w:pPr>
    </w:p>
    <w:p w14:paraId="1749CBC4" w14:textId="41F24604" w:rsidR="003E6EE4" w:rsidRPr="003E6EE4" w:rsidRDefault="003E6EE4" w:rsidP="003E6EE4">
      <w:pPr>
        <w:rPr>
          <w:sz w:val="28"/>
          <w:szCs w:val="28"/>
        </w:rPr>
      </w:pPr>
    </w:p>
    <w:p w14:paraId="32C59C00" w14:textId="2BFF417D" w:rsidR="00CE3459" w:rsidRPr="00C032AD" w:rsidRDefault="003E6EE4" w:rsidP="00C032AD">
      <w:pPr>
        <w:pStyle w:val="ListParagraph"/>
        <w:ind w:left="1603"/>
        <w:rPr>
          <w:sz w:val="28"/>
          <w:szCs w:val="28"/>
        </w:rPr>
      </w:pPr>
      <w:r>
        <w:rPr>
          <w:sz w:val="28"/>
          <w:szCs w:val="28"/>
        </w:rPr>
        <w:t xml:space="preserve"> </w:t>
      </w:r>
    </w:p>
    <w:p w14:paraId="4E2ED25F" w14:textId="5E3EAB7A" w:rsidR="00C032AD" w:rsidRPr="00C032AD" w:rsidRDefault="00C032AD" w:rsidP="00C032AD">
      <w:pPr>
        <w:pStyle w:val="ListParagraph"/>
        <w:ind w:left="360"/>
        <w:rPr>
          <w:rFonts w:cstheme="minorHAnsi"/>
          <w:color w:val="000000" w:themeColor="text1"/>
          <w:sz w:val="28"/>
          <w:szCs w:val="28"/>
        </w:rPr>
      </w:pPr>
    </w:p>
    <w:p w14:paraId="669C781C" w14:textId="4D581DF6" w:rsidR="006D0228" w:rsidRPr="00C032AD" w:rsidRDefault="006D0228" w:rsidP="001F2003">
      <w:pPr>
        <w:jc w:val="both"/>
        <w:rPr>
          <w:ins w:id="0" w:author="Microsoft Word" w:date="2025-11-01T09:21:00Z" w16du:dateUtc="2025-11-01T03:51:00Z"/>
          <w:rFonts w:cstheme="minorHAnsi"/>
          <w:color w:val="000000" w:themeColor="text1"/>
          <w:sz w:val="28"/>
          <w:szCs w:val="28"/>
        </w:rPr>
      </w:pPr>
    </w:p>
    <w:p w14:paraId="5519A141" w14:textId="77777777" w:rsidR="00C15DCE" w:rsidRPr="00C032AD" w:rsidRDefault="00C15DCE" w:rsidP="001F2003">
      <w:pPr>
        <w:jc w:val="both"/>
        <w:rPr>
          <w:ins w:id="1" w:author="Microsoft Word" w:date="2025-11-01T09:21:00Z" w16du:dateUtc="2025-11-01T03:51:00Z"/>
          <w:color w:val="000000" w:themeColor="text1"/>
          <w:sz w:val="28"/>
          <w:szCs w:val="28"/>
        </w:rPr>
      </w:pPr>
    </w:p>
    <w:p w14:paraId="3B1C5687" w14:textId="77777777" w:rsidR="00FD1DBE" w:rsidRDefault="00FD1DBE" w:rsidP="001F2003">
      <w:pPr>
        <w:jc w:val="both"/>
        <w:rPr>
          <w:sz w:val="28"/>
          <w:szCs w:val="28"/>
        </w:rPr>
      </w:pPr>
    </w:p>
    <w:p w14:paraId="2D8C7934" w14:textId="77777777" w:rsidR="00E63652" w:rsidRDefault="00E63652" w:rsidP="001F2003">
      <w:pPr>
        <w:jc w:val="both"/>
        <w:rPr>
          <w:sz w:val="28"/>
          <w:szCs w:val="28"/>
        </w:rPr>
      </w:pPr>
    </w:p>
    <w:p w14:paraId="3E5BF23D" w14:textId="77777777" w:rsidR="00E63652" w:rsidRDefault="00E63652" w:rsidP="001F2003">
      <w:pPr>
        <w:jc w:val="both"/>
        <w:rPr>
          <w:sz w:val="28"/>
          <w:szCs w:val="28"/>
        </w:rPr>
      </w:pPr>
    </w:p>
    <w:p w14:paraId="1D0634B7" w14:textId="77777777" w:rsidR="00E63652" w:rsidRDefault="00E63652" w:rsidP="001F2003">
      <w:pPr>
        <w:jc w:val="both"/>
        <w:rPr>
          <w:sz w:val="28"/>
          <w:szCs w:val="28"/>
        </w:rPr>
      </w:pPr>
    </w:p>
    <w:p w14:paraId="186AD6A0" w14:textId="77777777" w:rsidR="00E63652" w:rsidRDefault="00E63652" w:rsidP="001F2003">
      <w:pPr>
        <w:jc w:val="both"/>
        <w:rPr>
          <w:sz w:val="28"/>
          <w:szCs w:val="28"/>
        </w:rPr>
      </w:pPr>
    </w:p>
    <w:p w14:paraId="21B6A595" w14:textId="77777777" w:rsidR="00E63652" w:rsidRDefault="00E63652" w:rsidP="001F2003">
      <w:pPr>
        <w:jc w:val="both"/>
        <w:rPr>
          <w:sz w:val="28"/>
          <w:szCs w:val="28"/>
        </w:rPr>
      </w:pPr>
    </w:p>
    <w:p w14:paraId="1650D646" w14:textId="77777777" w:rsidR="00E63652" w:rsidRDefault="00E63652" w:rsidP="001F2003">
      <w:pPr>
        <w:jc w:val="both"/>
        <w:rPr>
          <w:sz w:val="28"/>
          <w:szCs w:val="28"/>
        </w:rPr>
      </w:pPr>
    </w:p>
    <w:p w14:paraId="44A7641F" w14:textId="77777777" w:rsidR="00E63652" w:rsidRDefault="00E63652" w:rsidP="001F2003">
      <w:pPr>
        <w:jc w:val="both"/>
        <w:rPr>
          <w:sz w:val="28"/>
          <w:szCs w:val="28"/>
        </w:rPr>
      </w:pPr>
    </w:p>
    <w:p w14:paraId="20F7A496" w14:textId="77777777" w:rsidR="00E63652" w:rsidRDefault="00E63652" w:rsidP="001F2003">
      <w:pPr>
        <w:jc w:val="both"/>
        <w:rPr>
          <w:sz w:val="28"/>
          <w:szCs w:val="28"/>
        </w:rPr>
      </w:pPr>
    </w:p>
    <w:p w14:paraId="443C00F8" w14:textId="77777777" w:rsidR="00E63652" w:rsidRDefault="00E63652" w:rsidP="001F2003">
      <w:pPr>
        <w:jc w:val="both"/>
        <w:rPr>
          <w:sz w:val="28"/>
          <w:szCs w:val="28"/>
        </w:rPr>
      </w:pPr>
    </w:p>
    <w:p w14:paraId="49316AC1" w14:textId="77777777" w:rsidR="00E63652" w:rsidRDefault="00E63652" w:rsidP="001F2003">
      <w:pPr>
        <w:jc w:val="both"/>
        <w:rPr>
          <w:sz w:val="28"/>
          <w:szCs w:val="28"/>
        </w:rPr>
      </w:pPr>
    </w:p>
    <w:p w14:paraId="342EBE62" w14:textId="77777777" w:rsidR="00E63652" w:rsidRDefault="00E63652" w:rsidP="001F2003">
      <w:pPr>
        <w:jc w:val="both"/>
        <w:rPr>
          <w:sz w:val="28"/>
          <w:szCs w:val="28"/>
        </w:rPr>
      </w:pPr>
    </w:p>
    <w:p w14:paraId="4864E89A" w14:textId="77777777" w:rsidR="00E63652" w:rsidRDefault="00E63652" w:rsidP="001F2003">
      <w:pPr>
        <w:jc w:val="both"/>
        <w:rPr>
          <w:sz w:val="28"/>
          <w:szCs w:val="28"/>
        </w:rPr>
      </w:pPr>
    </w:p>
    <w:p w14:paraId="397850A2" w14:textId="77777777" w:rsidR="00E63652" w:rsidRPr="00FD1DBE" w:rsidRDefault="00E63652" w:rsidP="001F2003">
      <w:pPr>
        <w:jc w:val="both"/>
        <w:rPr>
          <w:ins w:id="2" w:author="Microsoft Word" w:date="2025-11-01T09:21:00Z" w16du:dateUtc="2025-11-01T03:51:00Z"/>
          <w:sz w:val="28"/>
          <w:szCs w:val="28"/>
        </w:rPr>
      </w:pPr>
    </w:p>
    <w:p w14:paraId="7ABED2D1" w14:textId="701FBD13" w:rsidR="00FD1DBE" w:rsidRPr="00BE7C4D" w:rsidRDefault="00BE7C4D" w:rsidP="00DD52FC">
      <w:pPr>
        <w:pStyle w:val="Heading1"/>
        <w:rPr>
          <w:ins w:id="3" w:author="Microsoft Word" w:date="2025-11-01T09:21:00Z" w16du:dateUtc="2025-11-01T03:51:00Z"/>
          <w:rFonts w:ascii="Algerian" w:hAnsi="Algerian"/>
          <w:color w:val="000000" w:themeColor="text1"/>
          <w:sz w:val="72"/>
          <w:szCs w:val="72"/>
        </w:rPr>
      </w:pPr>
      <w:r>
        <w:rPr>
          <w:rFonts w:ascii="Algerian" w:hAnsi="Algerian"/>
          <w:color w:val="000000" w:themeColor="text1"/>
          <w:sz w:val="72"/>
          <w:szCs w:val="72"/>
        </w:rPr>
        <w:lastRenderedPageBreak/>
        <w:t>UNIT-2</w:t>
      </w:r>
      <w:r w:rsidR="00DD52FC" w:rsidRPr="00BE7C4D">
        <w:rPr>
          <w:rFonts w:ascii="Algerian" w:hAnsi="Algerian"/>
          <w:color w:val="000000" w:themeColor="text1"/>
          <w:sz w:val="72"/>
          <w:szCs w:val="72"/>
        </w:rPr>
        <w:t xml:space="preserve">INTRODUCTION TO </w:t>
      </w:r>
      <w:r w:rsidR="00F466F0" w:rsidRPr="00BE7C4D">
        <w:rPr>
          <w:rFonts w:ascii="Algerian" w:hAnsi="Algerian"/>
          <w:color w:val="000000" w:themeColor="text1"/>
          <w:sz w:val="72"/>
          <w:szCs w:val="72"/>
        </w:rPr>
        <w:t>STATISTICS</w:t>
      </w:r>
    </w:p>
    <w:p w14:paraId="5A60BF9B" w14:textId="01B4BF94" w:rsidR="005D6820" w:rsidRDefault="00F466F0" w:rsidP="00F466F0">
      <w:pPr>
        <w:jc w:val="both"/>
        <w:rPr>
          <w:color w:val="000000" w:themeColor="text1"/>
          <w:sz w:val="36"/>
          <w:szCs w:val="36"/>
        </w:rPr>
      </w:pPr>
      <w:r>
        <w:rPr>
          <w:sz w:val="28"/>
          <w:szCs w:val="28"/>
        </w:rPr>
        <w:t xml:space="preserve"> </w:t>
      </w:r>
      <w:r w:rsidRPr="00E353ED">
        <w:rPr>
          <w:b/>
          <w:bCs/>
          <w:sz w:val="36"/>
          <w:szCs w:val="36"/>
        </w:rPr>
        <w:t>STATISTICS:</w:t>
      </w:r>
      <w:r w:rsidR="00280972" w:rsidRPr="00280972">
        <w:rPr>
          <w:color w:val="000000" w:themeColor="text1"/>
          <w:sz w:val="72"/>
          <w:szCs w:val="72"/>
        </w:rPr>
        <w:t xml:space="preserve"> </w:t>
      </w:r>
      <w:r w:rsidR="00280972" w:rsidRPr="00E353ED">
        <w:rPr>
          <w:color w:val="000000" w:themeColor="text1"/>
          <w:sz w:val="36"/>
          <w:szCs w:val="36"/>
        </w:rPr>
        <w:t xml:space="preserve">It is an art of learning from the data which includes collecting the data </w:t>
      </w:r>
      <w:r w:rsidR="00E353ED" w:rsidRPr="00E353ED">
        <w:rPr>
          <w:color w:val="000000" w:themeColor="text1"/>
          <w:sz w:val="36"/>
          <w:szCs w:val="36"/>
        </w:rPr>
        <w:t>analysing</w:t>
      </w:r>
      <w:r w:rsidR="00280972" w:rsidRPr="00E353ED">
        <w:rPr>
          <w:color w:val="000000" w:themeColor="text1"/>
          <w:sz w:val="36"/>
          <w:szCs w:val="36"/>
        </w:rPr>
        <w:t xml:space="preserve"> the data presenting the data drawing conclusions from the data</w:t>
      </w:r>
      <w:r w:rsidR="00E353ED">
        <w:rPr>
          <w:color w:val="000000" w:themeColor="text1"/>
          <w:sz w:val="36"/>
          <w:szCs w:val="36"/>
        </w:rPr>
        <w:t>.</w:t>
      </w:r>
    </w:p>
    <w:p w14:paraId="6B09A7BC" w14:textId="4B7932B5" w:rsidR="00E353ED" w:rsidRDefault="00615576" w:rsidP="00F466F0">
      <w:pPr>
        <w:jc w:val="both"/>
        <w:rPr>
          <w:color w:val="000000" w:themeColor="text1"/>
          <w:sz w:val="36"/>
          <w:szCs w:val="36"/>
        </w:rPr>
      </w:pPr>
      <w:r>
        <w:rPr>
          <w:color w:val="000000" w:themeColor="text1"/>
          <w:sz w:val="36"/>
          <w:szCs w:val="36"/>
        </w:rPr>
        <w:t>TYPES:</w:t>
      </w:r>
    </w:p>
    <w:p w14:paraId="283FF6E6" w14:textId="77777777" w:rsidR="00EF181A" w:rsidRDefault="00615576" w:rsidP="00F466F0">
      <w:pPr>
        <w:jc w:val="both"/>
        <w:rPr>
          <w:color w:val="000000" w:themeColor="text1"/>
          <w:sz w:val="36"/>
          <w:szCs w:val="36"/>
        </w:rPr>
      </w:pPr>
      <w:r>
        <w:rPr>
          <w:color w:val="000000" w:themeColor="text1"/>
          <w:sz w:val="36"/>
          <w:szCs w:val="36"/>
        </w:rPr>
        <w:t>*DESCRIPTIVE STATI</w:t>
      </w:r>
      <w:r w:rsidR="00EF181A">
        <w:rPr>
          <w:color w:val="000000" w:themeColor="text1"/>
          <w:sz w:val="36"/>
          <w:szCs w:val="36"/>
        </w:rPr>
        <w:t>STI</w:t>
      </w:r>
      <w:r>
        <w:rPr>
          <w:color w:val="000000" w:themeColor="text1"/>
          <w:sz w:val="36"/>
          <w:szCs w:val="36"/>
        </w:rPr>
        <w:t>CS</w:t>
      </w:r>
    </w:p>
    <w:p w14:paraId="71E52A17" w14:textId="77777777" w:rsidR="003B3A98" w:rsidRDefault="00EF181A" w:rsidP="00F466F0">
      <w:pPr>
        <w:jc w:val="both"/>
        <w:rPr>
          <w:color w:val="000000" w:themeColor="text1"/>
          <w:sz w:val="36"/>
          <w:szCs w:val="36"/>
        </w:rPr>
      </w:pPr>
      <w:r>
        <w:rPr>
          <w:color w:val="000000" w:themeColor="text1"/>
          <w:sz w:val="36"/>
          <w:szCs w:val="36"/>
        </w:rPr>
        <w:t>*</w:t>
      </w:r>
      <w:r w:rsidR="003B3A98">
        <w:rPr>
          <w:color w:val="000000" w:themeColor="text1"/>
          <w:sz w:val="36"/>
          <w:szCs w:val="36"/>
        </w:rPr>
        <w:t>INFERENTIAL STATISTICS</w:t>
      </w:r>
    </w:p>
    <w:p w14:paraId="70BA1B03" w14:textId="1EF95B58" w:rsidR="00615576" w:rsidRPr="00951DCD" w:rsidRDefault="003B722B" w:rsidP="00F466F0">
      <w:pPr>
        <w:jc w:val="both"/>
        <w:rPr>
          <w:ins w:id="4" w:author="Microsoft Word" w:date="2025-11-01T09:21:00Z" w16du:dateUtc="2025-11-01T03:51:00Z"/>
          <w:b/>
          <w:bCs/>
          <w:sz w:val="40"/>
          <w:szCs w:val="40"/>
        </w:rPr>
      </w:pPr>
      <w:r>
        <w:rPr>
          <w:noProof/>
          <w:color w:val="000000" w:themeColor="text1"/>
          <w:sz w:val="36"/>
          <w:szCs w:val="36"/>
        </w:rPr>
        <mc:AlternateContent>
          <mc:Choice Requires="wps">
            <w:drawing>
              <wp:anchor distT="0" distB="0" distL="114300" distR="114300" simplePos="0" relativeHeight="251655680" behindDoc="0" locked="0" layoutInCell="1" allowOverlap="1" wp14:anchorId="5F31F1EB" wp14:editId="2C81BBC4">
                <wp:simplePos x="0" y="0"/>
                <wp:positionH relativeFrom="column">
                  <wp:posOffset>2660893</wp:posOffset>
                </wp:positionH>
                <wp:positionV relativeFrom="paragraph">
                  <wp:posOffset>251948</wp:posOffset>
                </wp:positionV>
                <wp:extent cx="0" cy="386862"/>
                <wp:effectExtent l="0" t="0" r="38100" b="32385"/>
                <wp:wrapNone/>
                <wp:docPr id="1702754465" name="Straight Connector 1"/>
                <wp:cNvGraphicFramePr/>
                <a:graphic xmlns:a="http://schemas.openxmlformats.org/drawingml/2006/main">
                  <a:graphicData uri="http://schemas.microsoft.com/office/word/2010/wordprocessingShape">
                    <wps:wsp>
                      <wps:cNvCnPr/>
                      <wps:spPr>
                        <a:xfrm flipH="1">
                          <a:off x="0" y="0"/>
                          <a:ext cx="0" cy="38686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34B9A" id="Straight Connector 1"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9.85pt" to="20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" strokecolor="black [3200]" strokeweight="1.5pt">
                <v:stroke joinstyle="miter"/>
              </v:line>
            </w:pict>
          </mc:Fallback>
        </mc:AlternateContent>
      </w:r>
      <w:r w:rsidR="00EF181A">
        <w:rPr>
          <w:color w:val="000000" w:themeColor="text1"/>
          <w:sz w:val="36"/>
          <w:szCs w:val="36"/>
        </w:rPr>
        <w:t xml:space="preserve"> </w:t>
      </w:r>
      <w:r w:rsidR="003B3A98">
        <w:rPr>
          <w:color w:val="000000" w:themeColor="text1"/>
          <w:sz w:val="36"/>
          <w:szCs w:val="36"/>
        </w:rPr>
        <w:t xml:space="preserve">                                 </w:t>
      </w:r>
      <w:r w:rsidR="003B3A98" w:rsidRPr="00951DCD">
        <w:rPr>
          <w:b/>
          <w:bCs/>
          <w:color w:val="2F5496" w:themeColor="accent1" w:themeShade="BF"/>
          <w:sz w:val="40"/>
          <w:szCs w:val="40"/>
        </w:rPr>
        <w:t>DESCRIPTIVE STATISTICS</w:t>
      </w:r>
    </w:p>
    <w:p w14:paraId="3ABF0932" w14:textId="328369DB" w:rsidR="005D6820" w:rsidRPr="00FD1DBE" w:rsidRDefault="00302FC1" w:rsidP="005D6820">
      <w:pPr>
        <w:pStyle w:val="ListParagraph"/>
        <w:ind w:left="780"/>
        <w:jc w:val="both"/>
        <w:rPr>
          <w:ins w:id="5" w:author="Microsoft Word" w:date="2025-11-01T09:21:00Z" w16du:dateUtc="2025-11-01T03:51:00Z"/>
          <w:sz w:val="28"/>
          <w:szCs w:val="28"/>
        </w:rPr>
      </w:pPr>
      <w:r>
        <w:rPr>
          <w:noProof/>
          <w:sz w:val="28"/>
          <w:szCs w:val="28"/>
        </w:rPr>
        <mc:AlternateContent>
          <mc:Choice Requires="wps">
            <w:drawing>
              <wp:anchor distT="0" distB="0" distL="114300" distR="114300" simplePos="0" relativeHeight="251660800" behindDoc="0" locked="0" layoutInCell="1" allowOverlap="1" wp14:anchorId="7680C53B" wp14:editId="48E69F78">
                <wp:simplePos x="0" y="0"/>
                <wp:positionH relativeFrom="column">
                  <wp:posOffset>5274359</wp:posOffset>
                </wp:positionH>
                <wp:positionV relativeFrom="paragraph">
                  <wp:posOffset>236220</wp:posOffset>
                </wp:positionV>
                <wp:extent cx="0" cy="492369"/>
                <wp:effectExtent l="0" t="0" r="38100" b="22225"/>
                <wp:wrapNone/>
                <wp:docPr id="1001187883" name="Straight Connector 4"/>
                <wp:cNvGraphicFramePr/>
                <a:graphic xmlns:a="http://schemas.openxmlformats.org/drawingml/2006/main">
                  <a:graphicData uri="http://schemas.microsoft.com/office/word/2010/wordprocessingShape">
                    <wps:wsp>
                      <wps:cNvCnPr/>
                      <wps:spPr>
                        <a:xfrm>
                          <a:off x="0" y="0"/>
                          <a:ext cx="0" cy="4923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E29ECA2"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15.3pt,18.6pt" to="415.3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" strokecolor="black [3200]" strokeweight="1.5pt">
                <v:stroke joinstyle="miter"/>
              </v:line>
            </w:pict>
          </mc:Fallback>
        </mc:AlternateContent>
      </w:r>
      <w:r w:rsidR="009A3747">
        <w:rPr>
          <w:noProof/>
          <w:sz w:val="28"/>
          <w:szCs w:val="28"/>
        </w:rPr>
        <mc:AlternateContent>
          <mc:Choice Requires="wps">
            <w:drawing>
              <wp:anchor distT="0" distB="0" distL="114300" distR="114300" simplePos="0" relativeHeight="251658752" behindDoc="0" locked="0" layoutInCell="1" allowOverlap="1" wp14:anchorId="42039C36" wp14:editId="3CB903E8">
                <wp:simplePos x="0" y="0"/>
                <wp:positionH relativeFrom="column">
                  <wp:posOffset>738554</wp:posOffset>
                </wp:positionH>
                <wp:positionV relativeFrom="paragraph">
                  <wp:posOffset>236073</wp:posOffset>
                </wp:positionV>
                <wp:extent cx="0" cy="539409"/>
                <wp:effectExtent l="0" t="0" r="38100" b="32385"/>
                <wp:wrapNone/>
                <wp:docPr id="1023021985" name="Straight Connector 3"/>
                <wp:cNvGraphicFramePr/>
                <a:graphic xmlns:a="http://schemas.openxmlformats.org/drawingml/2006/main">
                  <a:graphicData uri="http://schemas.microsoft.com/office/word/2010/wordprocessingShape">
                    <wps:wsp>
                      <wps:cNvCnPr/>
                      <wps:spPr>
                        <a:xfrm>
                          <a:off x="0" y="0"/>
                          <a:ext cx="0" cy="5394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1BB5CE0"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8.15pt,18.6pt" to="58.1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" strokecolor="black [3200]" strokeweight="1.5pt">
                <v:stroke joinstyle="miter"/>
              </v:line>
            </w:pict>
          </mc:Fallback>
        </mc:AlternateContent>
      </w:r>
      <w:r w:rsidR="003B722B">
        <w:rPr>
          <w:noProof/>
          <w:sz w:val="28"/>
          <w:szCs w:val="28"/>
        </w:rPr>
        <mc:AlternateContent>
          <mc:Choice Requires="wps">
            <w:drawing>
              <wp:anchor distT="0" distB="0" distL="114300" distR="114300" simplePos="0" relativeHeight="251656704" behindDoc="0" locked="0" layoutInCell="1" allowOverlap="1" wp14:anchorId="6606BFCD" wp14:editId="55D2F41C">
                <wp:simplePos x="0" y="0"/>
                <wp:positionH relativeFrom="column">
                  <wp:posOffset>738554</wp:posOffset>
                </wp:positionH>
                <wp:positionV relativeFrom="paragraph">
                  <wp:posOffset>236219</wp:posOffset>
                </wp:positionV>
                <wp:extent cx="4536244" cy="0"/>
                <wp:effectExtent l="0" t="0" r="0" b="0"/>
                <wp:wrapNone/>
                <wp:docPr id="2021350143" name="Straight Connector 2"/>
                <wp:cNvGraphicFramePr/>
                <a:graphic xmlns:a="http://schemas.openxmlformats.org/drawingml/2006/main">
                  <a:graphicData uri="http://schemas.microsoft.com/office/word/2010/wordprocessingShape">
                    <wps:wsp>
                      <wps:cNvCnPr/>
                      <wps:spPr>
                        <a:xfrm flipV="1">
                          <a:off x="0" y="0"/>
                          <a:ext cx="45362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47E10"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8.6pt" to="415.3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" strokecolor="black [3200]" strokeweight="1.5pt">
                <v:stroke joinstyle="miter"/>
              </v:line>
            </w:pict>
          </mc:Fallback>
        </mc:AlternateContent>
      </w:r>
    </w:p>
    <w:p w14:paraId="38083DBD" w14:textId="77777777" w:rsidR="001363A6" w:rsidRPr="00FD1DBE" w:rsidRDefault="001363A6" w:rsidP="001363A6">
      <w:pPr>
        <w:pStyle w:val="ListParagraph"/>
        <w:ind w:left="1608"/>
        <w:rPr>
          <w:ins w:id="6" w:author="Microsoft Word" w:date="2025-11-01T09:21:00Z" w16du:dateUtc="2025-11-01T03:51:00Z"/>
          <w:b/>
          <w:bCs/>
          <w:sz w:val="28"/>
          <w:szCs w:val="28"/>
        </w:rPr>
      </w:pPr>
    </w:p>
    <w:p w14:paraId="293B2269" w14:textId="77777777" w:rsidR="001363A6" w:rsidRPr="00FD1DBE" w:rsidRDefault="001363A6" w:rsidP="001363A6">
      <w:pPr>
        <w:pStyle w:val="ListParagraph"/>
        <w:ind w:left="1608"/>
        <w:rPr>
          <w:ins w:id="7" w:author="Microsoft Word" w:date="2025-11-01T09:21:00Z" w16du:dateUtc="2025-11-01T03:51:00Z"/>
          <w:b/>
          <w:bCs/>
          <w:sz w:val="28"/>
          <w:szCs w:val="28"/>
        </w:rPr>
      </w:pPr>
    </w:p>
    <w:p w14:paraId="1292D10B" w14:textId="171975D2" w:rsidR="007D3AEA" w:rsidRDefault="007D3AEA" w:rsidP="00AE3EA2">
      <w:pPr>
        <w:rPr>
          <w:b/>
          <w:bCs/>
          <w:sz w:val="28"/>
          <w:szCs w:val="28"/>
        </w:rPr>
      </w:pPr>
      <w:r w:rsidRPr="00FD1DBE">
        <w:rPr>
          <w:b/>
          <w:bCs/>
          <w:sz w:val="28"/>
          <w:szCs w:val="28"/>
        </w:rPr>
        <w:t xml:space="preserve">  </w:t>
      </w:r>
      <w:r w:rsidR="00302FC1">
        <w:rPr>
          <w:b/>
          <w:bCs/>
          <w:sz w:val="28"/>
          <w:szCs w:val="28"/>
        </w:rPr>
        <w:t>CENTRAL TENDENCY</w:t>
      </w:r>
      <w:r w:rsidRPr="00FD1DBE">
        <w:rPr>
          <w:b/>
          <w:bCs/>
          <w:sz w:val="28"/>
          <w:szCs w:val="28"/>
        </w:rPr>
        <w:t xml:space="preserve">  </w:t>
      </w:r>
      <w:r w:rsidR="00AF6E72">
        <w:rPr>
          <w:b/>
          <w:bCs/>
          <w:sz w:val="28"/>
          <w:szCs w:val="28"/>
        </w:rPr>
        <w:t xml:space="preserve">                                                                  </w:t>
      </w:r>
      <w:r w:rsidR="00F447A6">
        <w:rPr>
          <w:b/>
          <w:bCs/>
          <w:sz w:val="28"/>
          <w:szCs w:val="28"/>
        </w:rPr>
        <w:t xml:space="preserve">MEASURES OF </w:t>
      </w:r>
      <w:r w:rsidR="00C75113">
        <w:rPr>
          <w:b/>
          <w:bCs/>
          <w:sz w:val="28"/>
          <w:szCs w:val="28"/>
        </w:rPr>
        <w:t>VARIABILITY</w:t>
      </w:r>
    </w:p>
    <w:p w14:paraId="68D4D4DA" w14:textId="677E0BF4" w:rsidR="00880CA1" w:rsidRPr="009F4A5E" w:rsidRDefault="00880CA1" w:rsidP="009F4A5E">
      <w:pPr>
        <w:rPr>
          <w:sz w:val="28"/>
          <w:szCs w:val="28"/>
        </w:rPr>
      </w:pPr>
      <w:r w:rsidRPr="009F4A5E">
        <w:rPr>
          <w:sz w:val="28"/>
          <w:szCs w:val="28"/>
        </w:rPr>
        <w:t xml:space="preserve">MEAN                                                              </w:t>
      </w:r>
      <w:r w:rsidR="009F4A5E">
        <w:rPr>
          <w:sz w:val="28"/>
          <w:szCs w:val="28"/>
        </w:rPr>
        <w:t xml:space="preserve">                  </w:t>
      </w:r>
      <w:r w:rsidRPr="009F4A5E">
        <w:rPr>
          <w:sz w:val="28"/>
          <w:szCs w:val="28"/>
        </w:rPr>
        <w:t xml:space="preserve">                    </w:t>
      </w:r>
      <w:r w:rsidR="000F6E58" w:rsidRPr="009F4A5E">
        <w:rPr>
          <w:sz w:val="28"/>
          <w:szCs w:val="28"/>
        </w:rPr>
        <w:t>RANGE</w:t>
      </w:r>
    </w:p>
    <w:p w14:paraId="233BC47E" w14:textId="12155636" w:rsidR="00C45F69" w:rsidRPr="009F4A5E" w:rsidRDefault="00880CA1" w:rsidP="009F4A5E">
      <w:pPr>
        <w:rPr>
          <w:sz w:val="28"/>
          <w:szCs w:val="28"/>
        </w:rPr>
      </w:pPr>
      <w:r w:rsidRPr="009F4A5E">
        <w:rPr>
          <w:sz w:val="28"/>
          <w:szCs w:val="28"/>
        </w:rPr>
        <w:t>MEDIAN</w:t>
      </w:r>
      <w:r w:rsidR="00C45F69" w:rsidRPr="009F4A5E">
        <w:rPr>
          <w:sz w:val="28"/>
          <w:szCs w:val="28"/>
        </w:rPr>
        <w:t xml:space="preserve">                                                                            </w:t>
      </w:r>
      <w:r w:rsidR="009F4A5E">
        <w:rPr>
          <w:sz w:val="28"/>
          <w:szCs w:val="28"/>
        </w:rPr>
        <w:t xml:space="preserve">                  </w:t>
      </w:r>
      <w:r w:rsidR="00C45F69" w:rsidRPr="009F4A5E">
        <w:rPr>
          <w:sz w:val="28"/>
          <w:szCs w:val="28"/>
        </w:rPr>
        <w:t xml:space="preserve">  VARIANCE</w:t>
      </w:r>
    </w:p>
    <w:p w14:paraId="56F1E45D" w14:textId="6EC3D31B" w:rsidR="00500E90" w:rsidRPr="002B1653" w:rsidRDefault="00880CA1" w:rsidP="002B1653">
      <w:pPr>
        <w:rPr>
          <w:sz w:val="28"/>
          <w:szCs w:val="28"/>
        </w:rPr>
      </w:pPr>
      <w:r w:rsidRPr="002B1653">
        <w:rPr>
          <w:sz w:val="28"/>
          <w:szCs w:val="28"/>
        </w:rPr>
        <w:t>MODE</w:t>
      </w:r>
      <w:r w:rsidR="00500E90" w:rsidRPr="002B1653">
        <w:rPr>
          <w:sz w:val="28"/>
          <w:szCs w:val="28"/>
        </w:rPr>
        <w:t xml:space="preserve">                                                                           </w:t>
      </w:r>
      <w:r w:rsidR="009F4A5E">
        <w:rPr>
          <w:sz w:val="28"/>
          <w:szCs w:val="28"/>
        </w:rPr>
        <w:t xml:space="preserve">                  </w:t>
      </w:r>
      <w:r w:rsidR="00500E90" w:rsidRPr="002B1653">
        <w:rPr>
          <w:sz w:val="28"/>
          <w:szCs w:val="28"/>
        </w:rPr>
        <w:t xml:space="preserve">       STANDARD DEVIATION</w:t>
      </w:r>
    </w:p>
    <w:p w14:paraId="5F4473C7" w14:textId="44F57A9C" w:rsidR="00F76FB4" w:rsidRPr="00F76FB4" w:rsidRDefault="00500E90" w:rsidP="00F76FB4">
      <w:pPr>
        <w:pStyle w:val="ListParagraph"/>
        <w:ind w:left="1164"/>
        <w:rPr>
          <w:sz w:val="28"/>
          <w:szCs w:val="28"/>
        </w:rPr>
      </w:pPr>
      <w:r>
        <w:rPr>
          <w:sz w:val="28"/>
          <w:szCs w:val="28"/>
        </w:rPr>
        <w:t xml:space="preserve">                                                                                             PERCENTILES</w:t>
      </w:r>
    </w:p>
    <w:p w14:paraId="71268393" w14:textId="2782A28C" w:rsidR="00F76FB4" w:rsidRPr="00F76FB4" w:rsidRDefault="00500E90" w:rsidP="00F76FB4">
      <w:pPr>
        <w:pStyle w:val="ListParagraph"/>
        <w:ind w:left="1164"/>
        <w:rPr>
          <w:sz w:val="28"/>
          <w:szCs w:val="28"/>
        </w:rPr>
      </w:pPr>
      <w:r>
        <w:rPr>
          <w:sz w:val="28"/>
          <w:szCs w:val="28"/>
        </w:rPr>
        <w:t xml:space="preserve">                                                                                             </w:t>
      </w:r>
      <w:r w:rsidR="008350EF">
        <w:rPr>
          <w:sz w:val="28"/>
          <w:szCs w:val="28"/>
        </w:rPr>
        <w:t>QUARTILE</w:t>
      </w:r>
      <w:r w:rsidR="00F76FB4">
        <w:rPr>
          <w:sz w:val="28"/>
          <w:szCs w:val="28"/>
        </w:rPr>
        <w:t>S</w:t>
      </w:r>
    </w:p>
    <w:p w14:paraId="19658B04" w14:textId="15BDF13A" w:rsidR="002B1653" w:rsidRDefault="008350EF" w:rsidP="00500E90">
      <w:pPr>
        <w:pStyle w:val="ListParagraph"/>
        <w:ind w:left="1164"/>
        <w:rPr>
          <w:sz w:val="28"/>
          <w:szCs w:val="28"/>
        </w:rPr>
      </w:pPr>
      <w:r>
        <w:rPr>
          <w:sz w:val="28"/>
          <w:szCs w:val="28"/>
        </w:rPr>
        <w:t xml:space="preserve">                                                                                             </w:t>
      </w:r>
      <w:r w:rsidR="002B1653">
        <w:rPr>
          <w:sz w:val="28"/>
          <w:szCs w:val="28"/>
        </w:rPr>
        <w:t>INTER QUARTILE RANGE</w:t>
      </w:r>
    </w:p>
    <w:p w14:paraId="56A60F0D" w14:textId="3C9A44D7" w:rsidR="008350EF" w:rsidRDefault="002B1653" w:rsidP="00500E90">
      <w:pPr>
        <w:pStyle w:val="ListParagraph"/>
        <w:ind w:left="1164"/>
        <w:rPr>
          <w:sz w:val="28"/>
          <w:szCs w:val="28"/>
        </w:rPr>
      </w:pPr>
      <w:r>
        <w:rPr>
          <w:sz w:val="28"/>
          <w:szCs w:val="28"/>
        </w:rPr>
        <w:t xml:space="preserve">                                                                                             </w:t>
      </w:r>
      <w:r w:rsidR="008350EF">
        <w:rPr>
          <w:sz w:val="28"/>
          <w:szCs w:val="28"/>
        </w:rPr>
        <w:t>SKEWNESS</w:t>
      </w:r>
    </w:p>
    <w:p w14:paraId="0D66ED81" w14:textId="77777777" w:rsidR="005519BB" w:rsidRDefault="005519BB" w:rsidP="00500E90">
      <w:pPr>
        <w:pStyle w:val="ListParagraph"/>
        <w:ind w:left="1164"/>
        <w:rPr>
          <w:sz w:val="28"/>
          <w:szCs w:val="28"/>
        </w:rPr>
      </w:pPr>
    </w:p>
    <w:p w14:paraId="0E1D281D" w14:textId="77777777" w:rsidR="005519BB" w:rsidRDefault="005519BB" w:rsidP="00500E90">
      <w:pPr>
        <w:pStyle w:val="ListParagraph"/>
        <w:ind w:left="1164"/>
        <w:rPr>
          <w:sz w:val="28"/>
          <w:szCs w:val="28"/>
        </w:rPr>
      </w:pPr>
    </w:p>
    <w:p w14:paraId="365315C3" w14:textId="44846769" w:rsidR="00C70480" w:rsidRPr="00A704E8" w:rsidRDefault="005519BB" w:rsidP="00A704E8">
      <w:pPr>
        <w:pStyle w:val="ListParagraph"/>
        <w:ind w:left="1164"/>
        <w:rPr>
          <w:color w:val="2F5496" w:themeColor="accent1" w:themeShade="BF"/>
          <w:sz w:val="40"/>
          <w:szCs w:val="40"/>
        </w:rPr>
      </w:pPr>
      <w:r w:rsidRPr="00951DCD">
        <w:rPr>
          <w:color w:val="2F5496" w:themeColor="accent1" w:themeShade="BF"/>
          <w:sz w:val="40"/>
          <w:szCs w:val="40"/>
        </w:rPr>
        <w:t xml:space="preserve">           </w:t>
      </w:r>
      <w:r w:rsidR="00951DCD">
        <w:rPr>
          <w:color w:val="2F5496" w:themeColor="accent1" w:themeShade="BF"/>
          <w:sz w:val="40"/>
          <w:szCs w:val="40"/>
        </w:rPr>
        <w:t xml:space="preserve"> </w:t>
      </w:r>
      <w:r w:rsidR="00A704E8">
        <w:rPr>
          <w:noProof/>
          <w:color w:val="4472C4" w:themeColor="accent1"/>
        </w:rPr>
        <mc:AlternateContent>
          <mc:Choice Requires="wps">
            <w:drawing>
              <wp:anchor distT="0" distB="0" distL="114300" distR="114300" simplePos="0" relativeHeight="251659264" behindDoc="0" locked="0" layoutInCell="1" allowOverlap="1" wp14:anchorId="392DEC7C" wp14:editId="0EB08F06">
                <wp:simplePos x="0" y="0"/>
                <wp:positionH relativeFrom="column">
                  <wp:posOffset>2928257</wp:posOffset>
                </wp:positionH>
                <wp:positionV relativeFrom="paragraph">
                  <wp:posOffset>278312</wp:posOffset>
                </wp:positionV>
                <wp:extent cx="0" cy="363415"/>
                <wp:effectExtent l="0" t="0" r="38100" b="36830"/>
                <wp:wrapNone/>
                <wp:docPr id="632419125" name="Straight Connector 5"/>
                <wp:cNvGraphicFramePr/>
                <a:graphic xmlns:a="http://schemas.openxmlformats.org/drawingml/2006/main">
                  <a:graphicData uri="http://schemas.microsoft.com/office/word/2010/wordprocessingShape">
                    <wps:wsp>
                      <wps:cNvCnPr/>
                      <wps:spPr>
                        <a:xfrm>
                          <a:off x="0" y="0"/>
                          <a:ext cx="0" cy="363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8DD071"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55pt,21.9pt" to="230.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" strokecolor="black [3200]" strokeweight="1.5pt">
                <v:stroke joinstyle="miter"/>
              </v:line>
            </w:pict>
          </mc:Fallback>
        </mc:AlternateContent>
      </w:r>
      <w:r w:rsidR="00A704E8">
        <w:rPr>
          <w:color w:val="2F5496" w:themeColor="accent1" w:themeShade="BF"/>
          <w:sz w:val="40"/>
          <w:szCs w:val="40"/>
        </w:rPr>
        <w:t xml:space="preserve">   </w:t>
      </w:r>
      <w:r w:rsidR="00644BCD" w:rsidRPr="00A704E8">
        <w:rPr>
          <w:color w:val="2F5496" w:themeColor="accent1" w:themeShade="BF"/>
          <w:sz w:val="40"/>
          <w:szCs w:val="40"/>
        </w:rPr>
        <w:t xml:space="preserve">  </w:t>
      </w:r>
      <w:r w:rsidR="00CD1A13" w:rsidRPr="00A704E8">
        <w:rPr>
          <w:color w:val="2F5496" w:themeColor="accent1" w:themeShade="BF"/>
          <w:sz w:val="40"/>
          <w:szCs w:val="40"/>
        </w:rPr>
        <w:t>INFERENTIAL STATIS</w:t>
      </w:r>
      <w:r w:rsidRPr="00A704E8">
        <w:rPr>
          <w:color w:val="2F5496" w:themeColor="accent1" w:themeShade="BF"/>
          <w:sz w:val="40"/>
          <w:szCs w:val="40"/>
        </w:rPr>
        <w:t>TICS</w:t>
      </w:r>
    </w:p>
    <w:p w14:paraId="69389680" w14:textId="0FC30B6A" w:rsidR="008E6CB9" w:rsidRPr="008E6CB9" w:rsidRDefault="007E045C"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43392" behindDoc="0" locked="0" layoutInCell="1" allowOverlap="1" wp14:anchorId="444F8C94" wp14:editId="2C3CD759">
                <wp:simplePos x="0" y="0"/>
                <wp:positionH relativeFrom="column">
                  <wp:posOffset>263769</wp:posOffset>
                </wp:positionH>
                <wp:positionV relativeFrom="paragraph">
                  <wp:posOffset>336110</wp:posOffset>
                </wp:positionV>
                <wp:extent cx="0" cy="486410"/>
                <wp:effectExtent l="0" t="0" r="38100" b="27940"/>
                <wp:wrapNone/>
                <wp:docPr id="723686995" name="Straight Connector 8"/>
                <wp:cNvGraphicFramePr/>
                <a:graphic xmlns:a="http://schemas.openxmlformats.org/drawingml/2006/main">
                  <a:graphicData uri="http://schemas.microsoft.com/office/word/2010/wordprocessingShape">
                    <wps:wsp>
                      <wps:cNvCnPr/>
                      <wps:spPr>
                        <a:xfrm>
                          <a:off x="0" y="0"/>
                          <a:ext cx="0" cy="486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4831597" id="Straight Connector 8" o:spid="_x0000_s1026" style="position:absolute;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5pt,26.45pt" to="20.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45440" behindDoc="0" locked="0" layoutInCell="1" allowOverlap="1" wp14:anchorId="3755B79D" wp14:editId="35B769B4">
                <wp:simplePos x="0" y="0"/>
                <wp:positionH relativeFrom="column">
                  <wp:posOffset>2133600</wp:posOffset>
                </wp:positionH>
                <wp:positionV relativeFrom="paragraph">
                  <wp:posOffset>336110</wp:posOffset>
                </wp:positionV>
                <wp:extent cx="0" cy="457200"/>
                <wp:effectExtent l="0" t="0" r="38100" b="19050"/>
                <wp:wrapNone/>
                <wp:docPr id="1683636565"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04C1519" id="Straight Connector 9" o:spid="_x0000_s1026" style="position:absolute;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45pt" to="168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50560" behindDoc="0" locked="0" layoutInCell="1" allowOverlap="1" wp14:anchorId="18C888B6" wp14:editId="6D89ADA9">
                <wp:simplePos x="0" y="0"/>
                <wp:positionH relativeFrom="column">
                  <wp:posOffset>4097215</wp:posOffset>
                </wp:positionH>
                <wp:positionV relativeFrom="paragraph">
                  <wp:posOffset>336110</wp:posOffset>
                </wp:positionV>
                <wp:extent cx="0" cy="486508"/>
                <wp:effectExtent l="0" t="0" r="38100" b="27940"/>
                <wp:wrapNone/>
                <wp:docPr id="2069796973" name="Straight Connector 10"/>
                <wp:cNvGraphicFramePr/>
                <a:graphic xmlns:a="http://schemas.openxmlformats.org/drawingml/2006/main">
                  <a:graphicData uri="http://schemas.microsoft.com/office/word/2010/wordprocessingShape">
                    <wps:wsp>
                      <wps:cNvCnPr/>
                      <wps:spPr>
                        <a:xfrm>
                          <a:off x="0" y="0"/>
                          <a:ext cx="0" cy="48650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7D03FE" id="Straight Connector 10"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26.45pt" to="322.6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64896" behindDoc="0" locked="0" layoutInCell="1" allowOverlap="1" wp14:anchorId="1F938304" wp14:editId="0FFA6E88">
                <wp:simplePos x="0" y="0"/>
                <wp:positionH relativeFrom="column">
                  <wp:posOffset>6283569</wp:posOffset>
                </wp:positionH>
                <wp:positionV relativeFrom="paragraph">
                  <wp:posOffset>336110</wp:posOffset>
                </wp:positionV>
                <wp:extent cx="244" cy="457200"/>
                <wp:effectExtent l="0" t="0" r="38100" b="19050"/>
                <wp:wrapNone/>
                <wp:docPr id="2081219883" name="Straight Connector 11"/>
                <wp:cNvGraphicFramePr/>
                <a:graphic xmlns:a="http://schemas.openxmlformats.org/drawingml/2006/main">
                  <a:graphicData uri="http://schemas.microsoft.com/office/word/2010/wordprocessingShape">
                    <wps:wsp>
                      <wps:cNvCnPr/>
                      <wps:spPr>
                        <a:xfrm>
                          <a:off x="0" y="0"/>
                          <a:ext cx="244"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AC0F277" id="Straight Connector 11" o:spid="_x0000_s1026" style="position:absolute;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75pt,26.45pt" to="494.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5920" behindDoc="0" locked="0" layoutInCell="1" allowOverlap="1" wp14:anchorId="03188F96" wp14:editId="3AC853B9">
                <wp:simplePos x="0" y="0"/>
                <wp:positionH relativeFrom="column">
                  <wp:posOffset>2971799</wp:posOffset>
                </wp:positionH>
                <wp:positionV relativeFrom="paragraph">
                  <wp:posOffset>336110</wp:posOffset>
                </wp:positionV>
                <wp:extent cx="3311769" cy="0"/>
                <wp:effectExtent l="0" t="0" r="0" b="0"/>
                <wp:wrapNone/>
                <wp:docPr id="1372807654" name="Straight Connector 7"/>
                <wp:cNvGraphicFramePr/>
                <a:graphic xmlns:a="http://schemas.openxmlformats.org/drawingml/2006/main">
                  <a:graphicData uri="http://schemas.microsoft.com/office/word/2010/wordprocessingShape">
                    <wps:wsp>
                      <wps:cNvCnPr/>
                      <wps:spPr>
                        <a:xfrm>
                          <a:off x="0" y="0"/>
                          <a:ext cx="3311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A751D53" id="Straight Connector 7"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34pt,26.45pt" to="494.7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zimwEAAIgDAAAOAAAAZHJzL2Uyb0RvYy54bWysU01P4zAQvSPxHyzfaZIiwR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3872" behindDoc="0" locked="0" layoutInCell="1" allowOverlap="1" wp14:anchorId="51F966C4" wp14:editId="74105535">
                <wp:simplePos x="0" y="0"/>
                <wp:positionH relativeFrom="column">
                  <wp:posOffset>263769</wp:posOffset>
                </wp:positionH>
                <wp:positionV relativeFrom="paragraph">
                  <wp:posOffset>335915</wp:posOffset>
                </wp:positionV>
                <wp:extent cx="2708031" cy="0"/>
                <wp:effectExtent l="0" t="0" r="0" b="0"/>
                <wp:wrapNone/>
                <wp:docPr id="1230549716" name="Straight Connector 6"/>
                <wp:cNvGraphicFramePr/>
                <a:graphic xmlns:a="http://schemas.openxmlformats.org/drawingml/2006/main">
                  <a:graphicData uri="http://schemas.microsoft.com/office/word/2010/wordprocessingShape">
                    <wps:wsp>
                      <wps:cNvCnPr/>
                      <wps:spPr>
                        <a:xfrm flipH="1">
                          <a:off x="0" y="0"/>
                          <a:ext cx="27080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468DD6F" id="Straight Connector 6" o:spid="_x0000_s1026" style="position:absolute;flip:x;z-index:251663872;visibility:visible;mso-wrap-style:square;mso-wrap-distance-left:9pt;mso-wrap-distance-top:0;mso-wrap-distance-right:9pt;mso-wrap-distance-bottom:0;mso-position-horizontal:absolute;mso-position-horizontal-relative:text;mso-position-vertical:absolute;mso-position-vertical-relative:text" from="20.75pt,26.45pt" to="23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" strokecolor="black [3200]" strokeweight="1.5pt">
                <v:stroke joinstyle="miter"/>
              </v:line>
            </w:pict>
          </mc:Fallback>
        </mc:AlternateContent>
      </w:r>
      <w:r w:rsidR="008E6CB9">
        <w:rPr>
          <w:color w:val="2F5496" w:themeColor="accent1" w:themeShade="BF"/>
          <w:sz w:val="40"/>
          <w:szCs w:val="40"/>
        </w:rPr>
        <w:t xml:space="preserve">       </w:t>
      </w:r>
    </w:p>
    <w:p w14:paraId="5D70F311" w14:textId="4B354554" w:rsidR="00C70480" w:rsidRDefault="00C70480" w:rsidP="00C70480">
      <w:pPr>
        <w:rPr>
          <w:sz w:val="28"/>
          <w:szCs w:val="28"/>
        </w:rPr>
      </w:pPr>
    </w:p>
    <w:p w14:paraId="7E0810DA" w14:textId="340B976A" w:rsidR="001D0481" w:rsidRDefault="001D0481" w:rsidP="00C70480">
      <w:pPr>
        <w:rPr>
          <w:sz w:val="28"/>
          <w:szCs w:val="28"/>
        </w:rPr>
      </w:pPr>
      <w:r>
        <w:rPr>
          <w:sz w:val="28"/>
          <w:szCs w:val="28"/>
        </w:rPr>
        <w:t xml:space="preserve">PROBABILITY                          </w:t>
      </w:r>
      <w:proofErr w:type="spellStart"/>
      <w:r w:rsidR="002D0C84">
        <w:rPr>
          <w:sz w:val="28"/>
          <w:szCs w:val="28"/>
        </w:rPr>
        <w:t>PROBABILITY</w:t>
      </w:r>
      <w:proofErr w:type="spellEnd"/>
      <w:r w:rsidR="00F64A4C">
        <w:rPr>
          <w:sz w:val="28"/>
          <w:szCs w:val="28"/>
        </w:rPr>
        <w:t xml:space="preserve">                        </w:t>
      </w:r>
      <w:r w:rsidR="000878F6">
        <w:rPr>
          <w:sz w:val="28"/>
          <w:szCs w:val="28"/>
        </w:rPr>
        <w:t xml:space="preserve">HYPOTHESIS                     </w:t>
      </w:r>
      <w:r w:rsidR="00F435CB">
        <w:rPr>
          <w:sz w:val="28"/>
          <w:szCs w:val="28"/>
        </w:rPr>
        <w:t>REGRESSION</w:t>
      </w:r>
      <w:r w:rsidR="00F64A4C">
        <w:rPr>
          <w:sz w:val="28"/>
          <w:szCs w:val="28"/>
        </w:rPr>
        <w:t xml:space="preserve">       </w:t>
      </w:r>
    </w:p>
    <w:p w14:paraId="34E373C4" w14:textId="64BD2BF5" w:rsidR="001D0481" w:rsidRDefault="001D0481" w:rsidP="00C70480">
      <w:pPr>
        <w:rPr>
          <w:sz w:val="28"/>
          <w:szCs w:val="28"/>
        </w:rPr>
      </w:pPr>
      <w:r>
        <w:rPr>
          <w:sz w:val="28"/>
          <w:szCs w:val="28"/>
        </w:rPr>
        <w:t xml:space="preserve">   AND</w:t>
      </w:r>
      <w:r w:rsidR="00F64A4C">
        <w:rPr>
          <w:sz w:val="28"/>
          <w:szCs w:val="28"/>
        </w:rPr>
        <w:t xml:space="preserve">                                      DISTRIBUTION</w:t>
      </w:r>
      <w:r w:rsidR="000878F6">
        <w:rPr>
          <w:sz w:val="28"/>
          <w:szCs w:val="28"/>
        </w:rPr>
        <w:t xml:space="preserve">                       TESTING</w:t>
      </w:r>
      <w:r w:rsidR="00A704E8">
        <w:rPr>
          <w:sz w:val="28"/>
          <w:szCs w:val="28"/>
        </w:rPr>
        <w:t xml:space="preserve">               </w:t>
      </w:r>
    </w:p>
    <w:p w14:paraId="2ED75E07" w14:textId="77777777" w:rsidR="00A704E8" w:rsidRDefault="00A704E8" w:rsidP="00A704E8">
      <w:pPr>
        <w:rPr>
          <w:sz w:val="28"/>
          <w:szCs w:val="28"/>
        </w:rPr>
      </w:pPr>
      <w:r>
        <w:rPr>
          <w:sz w:val="28"/>
          <w:szCs w:val="28"/>
        </w:rPr>
        <w:t>RANDOM VARIABLE</w:t>
      </w:r>
    </w:p>
    <w:p w14:paraId="173EF156" w14:textId="77777777" w:rsidR="00A704E8" w:rsidRDefault="00A704E8" w:rsidP="00A704E8">
      <w:pPr>
        <w:rPr>
          <w:sz w:val="28"/>
          <w:szCs w:val="28"/>
        </w:rPr>
      </w:pPr>
      <w:r>
        <w:rPr>
          <w:sz w:val="28"/>
          <w:szCs w:val="28"/>
        </w:rPr>
        <w:lastRenderedPageBreak/>
        <w:t xml:space="preserve">                                                                                                                         </w:t>
      </w:r>
    </w:p>
    <w:p w14:paraId="4D4653F3" w14:textId="65D4C6B1" w:rsidR="00A704E8" w:rsidRDefault="00A704E8" w:rsidP="00A704E8">
      <w:pPr>
        <w:rPr>
          <w:sz w:val="28"/>
          <w:szCs w:val="28"/>
        </w:rPr>
      </w:pPr>
      <w:r>
        <w:rPr>
          <w:sz w:val="28"/>
          <w:szCs w:val="28"/>
        </w:rPr>
        <w:t xml:space="preserve">                                                                                                                    </w:t>
      </w:r>
    </w:p>
    <w:p w14:paraId="464B3AF5" w14:textId="0BFEE93C" w:rsidR="00C75113" w:rsidRPr="00A704E8" w:rsidRDefault="00211F85" w:rsidP="00A704E8">
      <w:pPr>
        <w:rPr>
          <w:sz w:val="28"/>
          <w:szCs w:val="28"/>
        </w:rPr>
      </w:pPr>
      <w:r w:rsidRPr="00A704E8">
        <w:rPr>
          <w:b/>
          <w:bCs/>
          <w:sz w:val="44"/>
          <w:szCs w:val="44"/>
          <w:lang w:val="en-US"/>
        </w:rPr>
        <w:t>STA</w:t>
      </w:r>
      <w:r w:rsidR="00377D11" w:rsidRPr="00A704E8">
        <w:rPr>
          <w:b/>
          <w:bCs/>
          <w:sz w:val="44"/>
          <w:szCs w:val="44"/>
          <w:lang w:val="en-US"/>
        </w:rPr>
        <w:t>TISTICS:</w:t>
      </w:r>
    </w:p>
    <w:p w14:paraId="604128A7" w14:textId="63F6F73A" w:rsidR="00377D11" w:rsidRDefault="00377D11" w:rsidP="00880CA1">
      <w:pPr>
        <w:rPr>
          <w:b/>
          <w:bCs/>
          <w:sz w:val="40"/>
          <w:szCs w:val="40"/>
          <w:lang w:val="en-US"/>
        </w:rPr>
      </w:pPr>
      <w:r>
        <w:rPr>
          <w:b/>
          <w:bCs/>
          <w:sz w:val="44"/>
          <w:szCs w:val="44"/>
          <w:lang w:val="en-US"/>
        </w:rPr>
        <w:t xml:space="preserve">  *</w:t>
      </w:r>
      <w:r w:rsidRPr="000D0127">
        <w:rPr>
          <w:b/>
          <w:bCs/>
          <w:sz w:val="40"/>
          <w:szCs w:val="40"/>
          <w:lang w:val="en-US"/>
        </w:rPr>
        <w:t>DESCRPTIVE</w:t>
      </w:r>
      <w:r w:rsidR="000D0127" w:rsidRPr="000D0127">
        <w:rPr>
          <w:b/>
          <w:bCs/>
          <w:sz w:val="40"/>
          <w:szCs w:val="40"/>
          <w:lang w:val="en-US"/>
        </w:rPr>
        <w:t>:</w:t>
      </w:r>
    </w:p>
    <w:p w14:paraId="6688012B" w14:textId="4EB80455" w:rsidR="000D0127" w:rsidRDefault="00CF4265" w:rsidP="009E371A">
      <w:pPr>
        <w:pStyle w:val="ListParagraph"/>
        <w:numPr>
          <w:ilvl w:val="0"/>
          <w:numId w:val="19"/>
        </w:numPr>
        <w:rPr>
          <w:sz w:val="28"/>
          <w:szCs w:val="28"/>
          <w:lang w:val="en-US"/>
        </w:rPr>
      </w:pPr>
      <w:r>
        <w:rPr>
          <w:sz w:val="28"/>
          <w:szCs w:val="28"/>
          <w:lang w:val="en-US"/>
        </w:rPr>
        <w:t>The part of statistics which concerns or de</w:t>
      </w:r>
      <w:r w:rsidR="00236AD7">
        <w:rPr>
          <w:sz w:val="28"/>
          <w:szCs w:val="28"/>
          <w:lang w:val="en-US"/>
        </w:rPr>
        <w:t>al</w:t>
      </w:r>
      <w:r>
        <w:rPr>
          <w:sz w:val="28"/>
          <w:szCs w:val="28"/>
          <w:lang w:val="en-US"/>
        </w:rPr>
        <w:t>s with collecting</w:t>
      </w:r>
      <w:r w:rsidR="00050506">
        <w:rPr>
          <w:sz w:val="28"/>
          <w:szCs w:val="28"/>
          <w:lang w:val="en-US"/>
        </w:rPr>
        <w:t xml:space="preserve">, </w:t>
      </w:r>
      <w:r>
        <w:rPr>
          <w:sz w:val="28"/>
          <w:szCs w:val="28"/>
          <w:lang w:val="en-US"/>
        </w:rPr>
        <w:t>organizing or analyzing and summarization of the data</w:t>
      </w:r>
      <w:r w:rsidR="00050506">
        <w:rPr>
          <w:sz w:val="28"/>
          <w:szCs w:val="28"/>
          <w:lang w:val="en-US"/>
        </w:rPr>
        <w:t>.</w:t>
      </w:r>
    </w:p>
    <w:p w14:paraId="1BDFE228" w14:textId="2AC35A1C" w:rsidR="008D3911" w:rsidRDefault="004D2650" w:rsidP="009E371A">
      <w:pPr>
        <w:pStyle w:val="ListParagraph"/>
        <w:numPr>
          <w:ilvl w:val="0"/>
          <w:numId w:val="19"/>
        </w:numPr>
        <w:rPr>
          <w:sz w:val="28"/>
          <w:szCs w:val="28"/>
          <w:lang w:val="en-US"/>
        </w:rPr>
      </w:pPr>
      <w:r>
        <w:rPr>
          <w:sz w:val="28"/>
          <w:szCs w:val="28"/>
          <w:lang w:val="en-US"/>
        </w:rPr>
        <w:t>If the purpose of the study is to examine or analyze and explore the information for its own essential insert</w:t>
      </w:r>
      <w:r w:rsidR="007E2367">
        <w:rPr>
          <w:sz w:val="28"/>
          <w:szCs w:val="28"/>
          <w:lang w:val="en-US"/>
        </w:rPr>
        <w:t>,</w:t>
      </w:r>
      <w:r w:rsidR="0006109A">
        <w:rPr>
          <w:sz w:val="28"/>
          <w:szCs w:val="28"/>
          <w:lang w:val="en-US"/>
        </w:rPr>
        <w:t xml:space="preserve"> </w:t>
      </w:r>
      <w:r>
        <w:rPr>
          <w:sz w:val="28"/>
          <w:szCs w:val="28"/>
          <w:lang w:val="en-US"/>
        </w:rPr>
        <w:t xml:space="preserve">then the study is </w:t>
      </w:r>
      <w:r w:rsidR="007E2367">
        <w:rPr>
          <w:sz w:val="28"/>
          <w:szCs w:val="28"/>
          <w:lang w:val="en-US"/>
        </w:rPr>
        <w:t>“D</w:t>
      </w:r>
      <w:r>
        <w:rPr>
          <w:sz w:val="28"/>
          <w:szCs w:val="28"/>
          <w:lang w:val="en-US"/>
        </w:rPr>
        <w:t>escriptive</w:t>
      </w:r>
      <w:r w:rsidR="007E2367">
        <w:rPr>
          <w:sz w:val="28"/>
          <w:szCs w:val="28"/>
          <w:lang w:val="en-US"/>
        </w:rPr>
        <w:t>”.</w:t>
      </w:r>
    </w:p>
    <w:p w14:paraId="06C83FFD" w14:textId="365ED930" w:rsidR="005946DD" w:rsidRDefault="0006109A" w:rsidP="009E371A">
      <w:pPr>
        <w:pStyle w:val="ListParagraph"/>
        <w:numPr>
          <w:ilvl w:val="0"/>
          <w:numId w:val="19"/>
        </w:numPr>
        <w:rPr>
          <w:sz w:val="28"/>
          <w:szCs w:val="28"/>
          <w:lang w:val="en-US"/>
        </w:rPr>
      </w:pPr>
      <w:r>
        <w:rPr>
          <w:sz w:val="28"/>
          <w:szCs w:val="28"/>
          <w:lang w:val="en-US"/>
        </w:rPr>
        <w:t>It is performed either and population or on a sample</w:t>
      </w:r>
      <w:r w:rsidR="00236AD7">
        <w:rPr>
          <w:sz w:val="28"/>
          <w:szCs w:val="28"/>
          <w:lang w:val="en-US"/>
        </w:rPr>
        <w:t>.</w:t>
      </w:r>
    </w:p>
    <w:p w14:paraId="3C9F50AD" w14:textId="34626A98" w:rsidR="001E74C4" w:rsidRDefault="001E74C4" w:rsidP="001E74C4">
      <w:pPr>
        <w:rPr>
          <w:b/>
          <w:bCs/>
          <w:sz w:val="36"/>
          <w:szCs w:val="36"/>
          <w:lang w:val="en-US"/>
        </w:rPr>
      </w:pPr>
      <w:r w:rsidRPr="00FE1FD1">
        <w:rPr>
          <w:b/>
          <w:bCs/>
          <w:sz w:val="40"/>
          <w:szCs w:val="40"/>
          <w:lang w:val="en-US"/>
        </w:rPr>
        <w:t xml:space="preserve">   </w:t>
      </w:r>
      <w:r w:rsidR="00FE1FD1" w:rsidRPr="00FE1FD1">
        <w:rPr>
          <w:b/>
          <w:bCs/>
          <w:sz w:val="40"/>
          <w:szCs w:val="40"/>
          <w:lang w:val="en-US"/>
        </w:rPr>
        <w:t>*</w:t>
      </w:r>
      <w:r w:rsidR="00721162" w:rsidRPr="00721162">
        <w:rPr>
          <w:b/>
          <w:bCs/>
          <w:sz w:val="36"/>
          <w:szCs w:val="36"/>
          <w:lang w:val="en-US"/>
        </w:rPr>
        <w:t>INFERENTIAL:</w:t>
      </w:r>
    </w:p>
    <w:p w14:paraId="1ED07788" w14:textId="5C245016" w:rsidR="00721162" w:rsidRDefault="00895482" w:rsidP="00721162">
      <w:pPr>
        <w:pStyle w:val="ListParagraph"/>
        <w:numPr>
          <w:ilvl w:val="0"/>
          <w:numId w:val="21"/>
        </w:numPr>
        <w:rPr>
          <w:sz w:val="28"/>
          <w:szCs w:val="28"/>
          <w:lang w:val="en-US"/>
        </w:rPr>
      </w:pPr>
      <w:r w:rsidRPr="007B4E13">
        <w:rPr>
          <w:sz w:val="28"/>
          <w:szCs w:val="28"/>
          <w:lang w:val="en-US"/>
        </w:rPr>
        <w:t>The part of statistics which deals with drawing conclusions from the data</w:t>
      </w:r>
      <w:r w:rsidR="007B4E13">
        <w:rPr>
          <w:sz w:val="28"/>
          <w:szCs w:val="28"/>
          <w:lang w:val="en-US"/>
        </w:rPr>
        <w:t>.</w:t>
      </w:r>
    </w:p>
    <w:p w14:paraId="2DD015E8" w14:textId="10E431C4" w:rsidR="007B4E13" w:rsidRDefault="007B55D7" w:rsidP="00721162">
      <w:pPr>
        <w:pStyle w:val="ListParagraph"/>
        <w:numPr>
          <w:ilvl w:val="0"/>
          <w:numId w:val="21"/>
        </w:numPr>
        <w:rPr>
          <w:sz w:val="28"/>
          <w:szCs w:val="28"/>
          <w:lang w:val="en-US"/>
        </w:rPr>
      </w:pPr>
      <w:r>
        <w:rPr>
          <w:sz w:val="28"/>
          <w:szCs w:val="28"/>
          <w:lang w:val="en-US"/>
        </w:rPr>
        <w:t xml:space="preserve">If the information is obtained from the sample of a population and the purpose of study is to draw the conclusions about the population using the information obtained from the sample then the study is </w:t>
      </w:r>
      <w:r w:rsidR="00B842AC">
        <w:rPr>
          <w:sz w:val="28"/>
          <w:szCs w:val="28"/>
          <w:lang w:val="en-US"/>
        </w:rPr>
        <w:t>“I</w:t>
      </w:r>
      <w:r>
        <w:rPr>
          <w:sz w:val="28"/>
          <w:szCs w:val="28"/>
          <w:lang w:val="en-US"/>
        </w:rPr>
        <w:t>nferential</w:t>
      </w:r>
      <w:r w:rsidR="00B842AC">
        <w:rPr>
          <w:sz w:val="28"/>
          <w:szCs w:val="28"/>
          <w:lang w:val="en-US"/>
        </w:rPr>
        <w:t>”</w:t>
      </w:r>
      <w:r w:rsidR="00276A83">
        <w:rPr>
          <w:sz w:val="28"/>
          <w:szCs w:val="28"/>
          <w:lang w:val="en-US"/>
        </w:rPr>
        <w:t>.</w:t>
      </w:r>
    </w:p>
    <w:p w14:paraId="03B1F988" w14:textId="1B2A1CFA" w:rsidR="00276A83" w:rsidRDefault="00276A83" w:rsidP="00721162">
      <w:pPr>
        <w:pStyle w:val="ListParagraph"/>
        <w:numPr>
          <w:ilvl w:val="0"/>
          <w:numId w:val="21"/>
        </w:numPr>
        <w:rPr>
          <w:sz w:val="28"/>
          <w:szCs w:val="28"/>
          <w:lang w:val="en-US"/>
        </w:rPr>
      </w:pPr>
      <w:r>
        <w:rPr>
          <w:sz w:val="28"/>
          <w:szCs w:val="28"/>
          <w:lang w:val="en-US"/>
        </w:rPr>
        <w:t>It is performed on the sample of the population.</w:t>
      </w:r>
    </w:p>
    <w:p w14:paraId="5C259B91" w14:textId="77777777" w:rsidR="002F341B" w:rsidRDefault="002F341B" w:rsidP="00AF7C19">
      <w:pPr>
        <w:rPr>
          <w:sz w:val="28"/>
          <w:szCs w:val="28"/>
          <w:lang w:val="en-US"/>
        </w:rPr>
      </w:pPr>
    </w:p>
    <w:p w14:paraId="41E9BE00" w14:textId="064BE905" w:rsidR="00276A83" w:rsidRPr="00CA271B" w:rsidRDefault="0026258A" w:rsidP="00AF7C19">
      <w:pPr>
        <w:rPr>
          <w:b/>
          <w:bCs/>
          <w:sz w:val="32"/>
          <w:szCs w:val="32"/>
          <w:lang w:val="en-US"/>
        </w:rPr>
      </w:pPr>
      <w:r w:rsidRPr="00CA271B">
        <w:rPr>
          <w:b/>
          <w:bCs/>
          <w:sz w:val="32"/>
          <w:szCs w:val="32"/>
          <w:lang w:val="en-US"/>
        </w:rPr>
        <w:t>MEASURES OF CENTRAL TENDENCY:</w:t>
      </w:r>
    </w:p>
    <w:p w14:paraId="3FB79D6C" w14:textId="78BF9FEC" w:rsidR="0026258A" w:rsidRDefault="0026258A" w:rsidP="00AF7C19">
      <w:pPr>
        <w:rPr>
          <w:sz w:val="28"/>
          <w:szCs w:val="28"/>
          <w:lang w:val="en-US"/>
        </w:rPr>
      </w:pPr>
      <w:r w:rsidRPr="00CA271B">
        <w:rPr>
          <w:b/>
          <w:bCs/>
          <w:sz w:val="32"/>
          <w:szCs w:val="32"/>
          <w:lang w:val="en-US"/>
        </w:rPr>
        <w:t xml:space="preserve">  </w:t>
      </w:r>
      <w:r w:rsidR="00CA271B" w:rsidRPr="00CA271B">
        <w:rPr>
          <w:b/>
          <w:bCs/>
          <w:sz w:val="32"/>
          <w:szCs w:val="32"/>
          <w:lang w:val="en-US"/>
        </w:rPr>
        <w:t>*MEAN:</w:t>
      </w:r>
      <w:r w:rsidR="00CA271B">
        <w:rPr>
          <w:b/>
          <w:bCs/>
          <w:sz w:val="32"/>
          <w:szCs w:val="32"/>
          <w:lang w:val="en-US"/>
        </w:rPr>
        <w:t xml:space="preserve"> </w:t>
      </w:r>
      <w:r w:rsidR="00CA271B" w:rsidRPr="00CA271B">
        <w:rPr>
          <w:sz w:val="28"/>
          <w:szCs w:val="28"/>
          <w:lang w:val="en-US"/>
        </w:rPr>
        <w:t xml:space="preserve">It is also known as arithmetic mean which is referred to as average value of the </w:t>
      </w:r>
      <w:r w:rsidR="00CA271B">
        <w:rPr>
          <w:sz w:val="28"/>
          <w:szCs w:val="28"/>
          <w:lang w:val="en-US"/>
        </w:rPr>
        <w:t xml:space="preserve"> </w:t>
      </w:r>
      <w:r w:rsidR="00CA271B" w:rsidRPr="00CA271B">
        <w:rPr>
          <w:sz w:val="28"/>
          <w:szCs w:val="28"/>
          <w:lang w:val="en-US"/>
        </w:rPr>
        <w:t>data sets.</w:t>
      </w:r>
    </w:p>
    <w:p w14:paraId="1B54202E" w14:textId="45D1E76F" w:rsidR="00B61721" w:rsidRPr="00A704E8" w:rsidRDefault="004E3E6F" w:rsidP="004E3E6F">
      <w:pPr>
        <w:pStyle w:val="ListParagraph"/>
        <w:numPr>
          <w:ilvl w:val="0"/>
          <w:numId w:val="22"/>
        </w:numPr>
        <w:rPr>
          <w:b/>
          <w:bCs/>
          <w:sz w:val="32"/>
          <w:szCs w:val="32"/>
          <w:lang w:val="en-US"/>
        </w:rPr>
      </w:pPr>
      <w:r w:rsidRPr="00A704E8">
        <w:rPr>
          <w:b/>
          <w:bCs/>
          <w:sz w:val="32"/>
          <w:szCs w:val="32"/>
          <w:lang w:val="en-US"/>
        </w:rPr>
        <w:t>UNGROUPED DAT</w:t>
      </w:r>
      <w:r w:rsidR="00457E91" w:rsidRPr="00A704E8">
        <w:rPr>
          <w:b/>
          <w:bCs/>
          <w:sz w:val="32"/>
          <w:szCs w:val="32"/>
          <w:lang w:val="en-US"/>
        </w:rPr>
        <w:t>A OR RAW DATA:</w:t>
      </w:r>
    </w:p>
    <w:p w14:paraId="33127DA1" w14:textId="2764207C" w:rsidR="00457E91" w:rsidRDefault="00457E91" w:rsidP="00457E91">
      <w:pPr>
        <w:pStyle w:val="ListParagraph"/>
        <w:ind w:left="1080"/>
        <w:rPr>
          <w:sz w:val="32"/>
          <w:szCs w:val="32"/>
          <w:lang w:val="en-US"/>
        </w:rPr>
      </w:pPr>
      <w:r>
        <w:rPr>
          <w:sz w:val="32"/>
          <w:szCs w:val="32"/>
          <w:lang w:val="en-US"/>
        </w:rPr>
        <w:t xml:space="preserve">    </w:t>
      </w:r>
      <w:r w:rsidR="00687ED5">
        <w:rPr>
          <w:sz w:val="32"/>
          <w:szCs w:val="32"/>
          <w:lang w:val="en-US"/>
        </w:rPr>
        <w:t>MEAN=</w:t>
      </w:r>
      <w:r w:rsidR="00D653E3">
        <w:rPr>
          <w:sz w:val="32"/>
          <w:szCs w:val="32"/>
          <w:lang w:val="en-US"/>
        </w:rPr>
        <w:t>sum of observation/number of observations.</w:t>
      </w:r>
    </w:p>
    <w:p w14:paraId="3F0AFA63" w14:textId="65ED1E74" w:rsidR="001B75DE" w:rsidRDefault="001B75DE" w:rsidP="00457E91">
      <w:pPr>
        <w:pStyle w:val="ListParagraph"/>
        <w:ind w:left="1080"/>
        <w:rPr>
          <w:sz w:val="32"/>
          <w:szCs w:val="32"/>
          <w:vertAlign w:val="subscript"/>
          <w:lang w:val="en-US"/>
        </w:rPr>
      </w:pPr>
      <w:r>
        <w:rPr>
          <w:sz w:val="32"/>
          <w:szCs w:val="32"/>
          <w:lang w:val="en-US"/>
        </w:rPr>
        <w:t xml:space="preserve">    MEAN=</w:t>
      </w:r>
      <w:r w:rsidR="00644BCD">
        <w:rPr>
          <w:rFonts w:cstheme="minorHAnsi"/>
          <w:sz w:val="32"/>
          <w:szCs w:val="32"/>
          <w:lang w:val="en-US"/>
        </w:rPr>
        <w:t>µ</w:t>
      </w:r>
      <w:r w:rsidR="00644BCD">
        <w:rPr>
          <w:sz w:val="32"/>
          <w:szCs w:val="32"/>
          <w:lang w:val="en-US"/>
        </w:rPr>
        <w:t>=</w:t>
      </w:r>
      <w:r w:rsidR="00644BCD">
        <w:rPr>
          <w:rFonts w:cstheme="minorHAnsi"/>
          <w:sz w:val="32"/>
          <w:szCs w:val="32"/>
          <w:lang w:val="en-US"/>
        </w:rPr>
        <w:t>∑</w:t>
      </w:r>
      <w:r w:rsidR="00FF7E1E">
        <w:rPr>
          <w:sz w:val="32"/>
          <w:szCs w:val="32"/>
          <w:lang w:val="en-US"/>
        </w:rPr>
        <w:t xml:space="preserve"> x</w:t>
      </w:r>
      <w:r w:rsidR="00FF7E1E">
        <w:rPr>
          <w:sz w:val="32"/>
          <w:szCs w:val="32"/>
          <w:vertAlign w:val="subscript"/>
          <w:lang w:val="en-US"/>
        </w:rPr>
        <w:t xml:space="preserve">i </w:t>
      </w:r>
      <w:r w:rsidR="00A57D49">
        <w:rPr>
          <w:sz w:val="32"/>
          <w:szCs w:val="32"/>
          <w:lang w:val="en-US"/>
        </w:rPr>
        <w:t>/n</w:t>
      </w:r>
      <w:r w:rsidR="00FF7E1E">
        <w:rPr>
          <w:sz w:val="32"/>
          <w:szCs w:val="32"/>
          <w:vertAlign w:val="subscript"/>
          <w:lang w:val="en-US"/>
        </w:rPr>
        <w:t xml:space="preserve"> </w:t>
      </w:r>
    </w:p>
    <w:p w14:paraId="09C45492" w14:textId="10DAC4B2" w:rsidR="00A57D49" w:rsidRDefault="00A57D49" w:rsidP="00457E91">
      <w:pPr>
        <w:pStyle w:val="ListParagraph"/>
        <w:ind w:left="1080"/>
        <w:rPr>
          <w:sz w:val="32"/>
          <w:szCs w:val="32"/>
          <w:lang w:val="en-US"/>
        </w:rPr>
      </w:pPr>
      <w:r w:rsidRPr="00A57D49">
        <w:rPr>
          <w:sz w:val="32"/>
          <w:szCs w:val="32"/>
          <w:lang w:val="en-US"/>
        </w:rPr>
        <w:t>using frequency</w:t>
      </w:r>
      <w:r>
        <w:rPr>
          <w:sz w:val="32"/>
          <w:szCs w:val="32"/>
          <w:lang w:val="en-US"/>
        </w:rPr>
        <w:t>:</w:t>
      </w:r>
      <w:r w:rsidR="00A06108">
        <w:rPr>
          <w:sz w:val="32"/>
          <w:szCs w:val="32"/>
          <w:lang w:val="en-US"/>
        </w:rPr>
        <w:t xml:space="preserve"> If the number of observations are large in nature. We find the mean using frequency distribution and given by </w:t>
      </w:r>
    </w:p>
    <w:p w14:paraId="5A4A1E79" w14:textId="6F6130E1" w:rsidR="008A372F" w:rsidRDefault="00B76098" w:rsidP="00817F1A">
      <w:pPr>
        <w:pStyle w:val="ListParagraph"/>
        <w:ind w:left="1080"/>
        <w:rPr>
          <w:sz w:val="32"/>
          <w:szCs w:val="32"/>
          <w:lang w:val="en-US"/>
        </w:rPr>
      </w:pPr>
      <w:r>
        <w:rPr>
          <w:sz w:val="32"/>
          <w:szCs w:val="32"/>
          <w:lang w:val="en-US"/>
        </w:rPr>
        <w:t>MEAN=</w:t>
      </w:r>
      <w:r w:rsidR="00644BCD">
        <w:rPr>
          <w:rFonts w:cstheme="minorHAnsi"/>
          <w:sz w:val="32"/>
          <w:szCs w:val="32"/>
          <w:lang w:val="en-US"/>
        </w:rPr>
        <w:t>∑</w:t>
      </w:r>
      <w:r>
        <w:rPr>
          <w:sz w:val="32"/>
          <w:szCs w:val="32"/>
          <w:lang w:val="en-US"/>
        </w:rPr>
        <w:t>x</w:t>
      </w:r>
      <w:r>
        <w:rPr>
          <w:sz w:val="32"/>
          <w:szCs w:val="32"/>
          <w:vertAlign w:val="subscript"/>
          <w:lang w:val="en-US"/>
        </w:rPr>
        <w:t>i</w:t>
      </w:r>
      <w:r>
        <w:rPr>
          <w:sz w:val="32"/>
          <w:szCs w:val="32"/>
          <w:lang w:val="en-US"/>
        </w:rPr>
        <w:t xml:space="preserve"> f</w:t>
      </w:r>
      <w:r>
        <w:rPr>
          <w:sz w:val="32"/>
          <w:szCs w:val="32"/>
          <w:vertAlign w:val="subscript"/>
          <w:lang w:val="en-US"/>
        </w:rPr>
        <w:t>i</w:t>
      </w:r>
      <w:r>
        <w:rPr>
          <w:sz w:val="32"/>
          <w:szCs w:val="32"/>
          <w:lang w:val="en-US"/>
        </w:rPr>
        <w:t>/</w:t>
      </w:r>
      <w:r w:rsidR="00644BCD">
        <w:rPr>
          <w:rFonts w:cstheme="minorHAnsi"/>
          <w:sz w:val="32"/>
          <w:szCs w:val="32"/>
          <w:lang w:val="en-US"/>
        </w:rPr>
        <w:t>∑</w:t>
      </w:r>
      <w:r w:rsidR="008A372F">
        <w:rPr>
          <w:sz w:val="32"/>
          <w:szCs w:val="32"/>
          <w:lang w:val="en-US"/>
        </w:rPr>
        <w:t>f</w:t>
      </w:r>
      <w:r w:rsidR="008A372F">
        <w:rPr>
          <w:sz w:val="32"/>
          <w:szCs w:val="32"/>
          <w:vertAlign w:val="subscript"/>
          <w:lang w:val="en-US"/>
        </w:rPr>
        <w:t>i</w:t>
      </w:r>
    </w:p>
    <w:p w14:paraId="6A77A0FB" w14:textId="264C67AE" w:rsidR="008A372F" w:rsidRDefault="00817F1A" w:rsidP="008A372F">
      <w:pPr>
        <w:pStyle w:val="ListParagraph"/>
        <w:numPr>
          <w:ilvl w:val="0"/>
          <w:numId w:val="22"/>
        </w:numPr>
        <w:rPr>
          <w:sz w:val="32"/>
          <w:szCs w:val="32"/>
          <w:lang w:val="en-US"/>
        </w:rPr>
      </w:pPr>
      <w:r w:rsidRPr="00A704E8">
        <w:rPr>
          <w:b/>
          <w:bCs/>
          <w:sz w:val="32"/>
          <w:szCs w:val="32"/>
          <w:lang w:val="en-US"/>
        </w:rPr>
        <w:t>GROUPED DATA</w:t>
      </w:r>
      <w:r>
        <w:rPr>
          <w:sz w:val="32"/>
          <w:szCs w:val="32"/>
          <w:lang w:val="en-US"/>
        </w:rPr>
        <w:t>:</w:t>
      </w:r>
    </w:p>
    <w:p w14:paraId="63E55CAD" w14:textId="51EB2407" w:rsidR="00F02C1A" w:rsidRDefault="00F02C1A" w:rsidP="00F02C1A">
      <w:pPr>
        <w:pStyle w:val="ListParagraph"/>
        <w:ind w:left="1080"/>
        <w:rPr>
          <w:sz w:val="32"/>
          <w:szCs w:val="32"/>
          <w:lang w:val="en-US"/>
        </w:rPr>
      </w:pPr>
      <w:r>
        <w:rPr>
          <w:sz w:val="32"/>
          <w:szCs w:val="32"/>
          <w:lang w:val="en-US"/>
        </w:rPr>
        <w:t xml:space="preserve">                   If the data is very large or if it is continuous we create the frequency distribution using class intervals it is given by</w:t>
      </w:r>
    </w:p>
    <w:p w14:paraId="49455354" w14:textId="323DF051" w:rsidR="00F02C1A" w:rsidRDefault="00F02C1A" w:rsidP="00F02C1A">
      <w:pPr>
        <w:pStyle w:val="ListParagraph"/>
        <w:ind w:left="1080"/>
        <w:rPr>
          <w:sz w:val="32"/>
          <w:szCs w:val="32"/>
          <w:vertAlign w:val="subscript"/>
          <w:lang w:val="en-US"/>
        </w:rPr>
      </w:pPr>
      <w:r>
        <w:rPr>
          <w:sz w:val="32"/>
          <w:szCs w:val="32"/>
          <w:lang w:val="en-US"/>
        </w:rPr>
        <w:t xml:space="preserve">     MEAN=</w:t>
      </w:r>
      <w:r w:rsidR="00A704E8">
        <w:rPr>
          <w:rFonts w:cstheme="minorHAnsi"/>
          <w:sz w:val="32"/>
          <w:szCs w:val="32"/>
          <w:lang w:val="en-US"/>
        </w:rPr>
        <w:t>∑</w:t>
      </w:r>
      <w:r w:rsidR="009402E1">
        <w:rPr>
          <w:sz w:val="32"/>
          <w:szCs w:val="32"/>
          <w:lang w:val="en-US"/>
        </w:rPr>
        <w:t>m</w:t>
      </w:r>
      <w:r w:rsidR="009402E1">
        <w:rPr>
          <w:sz w:val="32"/>
          <w:szCs w:val="32"/>
          <w:vertAlign w:val="subscript"/>
          <w:lang w:val="en-US"/>
        </w:rPr>
        <w:t xml:space="preserve">i </w:t>
      </w:r>
      <w:r w:rsidR="009402E1">
        <w:rPr>
          <w:sz w:val="32"/>
          <w:szCs w:val="32"/>
          <w:lang w:val="en-US"/>
        </w:rPr>
        <w:t>f</w:t>
      </w:r>
      <w:r w:rsidR="009402E1">
        <w:rPr>
          <w:sz w:val="32"/>
          <w:szCs w:val="32"/>
          <w:vertAlign w:val="subscript"/>
          <w:lang w:val="en-US"/>
        </w:rPr>
        <w:t>i</w:t>
      </w:r>
      <w:r w:rsidR="009402E1">
        <w:rPr>
          <w:sz w:val="32"/>
          <w:szCs w:val="32"/>
          <w:lang w:val="en-US"/>
        </w:rPr>
        <w:t xml:space="preserve"> /</w:t>
      </w:r>
      <w:r w:rsidR="00A704E8">
        <w:rPr>
          <w:rFonts w:cstheme="minorHAnsi"/>
          <w:sz w:val="32"/>
          <w:szCs w:val="32"/>
          <w:lang w:val="en-US"/>
        </w:rPr>
        <w:t>∑</w:t>
      </w:r>
      <w:r w:rsidR="00834B24">
        <w:rPr>
          <w:sz w:val="32"/>
          <w:szCs w:val="32"/>
          <w:lang w:val="en-US"/>
        </w:rPr>
        <w:t>f</w:t>
      </w:r>
      <w:r w:rsidR="00834B24">
        <w:rPr>
          <w:sz w:val="32"/>
          <w:szCs w:val="32"/>
          <w:vertAlign w:val="subscript"/>
          <w:lang w:val="en-US"/>
        </w:rPr>
        <w:t>i</w:t>
      </w:r>
    </w:p>
    <w:p w14:paraId="4BED059D" w14:textId="7E9D2816" w:rsidR="00BD1CD7" w:rsidRDefault="000D763E" w:rsidP="00BD1CD7">
      <w:pPr>
        <w:pStyle w:val="ListParagraph"/>
        <w:numPr>
          <w:ilvl w:val="0"/>
          <w:numId w:val="28"/>
        </w:numPr>
        <w:rPr>
          <w:sz w:val="32"/>
          <w:szCs w:val="32"/>
          <w:lang w:val="en-US"/>
        </w:rPr>
      </w:pPr>
      <w:r>
        <w:rPr>
          <w:sz w:val="32"/>
          <w:szCs w:val="32"/>
          <w:lang w:val="en-US"/>
        </w:rPr>
        <w:t>The number of students enrolled in the College in last five years or 540</w:t>
      </w:r>
      <w:r w:rsidR="005005EA">
        <w:rPr>
          <w:sz w:val="32"/>
          <w:szCs w:val="32"/>
          <w:lang w:val="en-US"/>
        </w:rPr>
        <w:t xml:space="preserve">, 660, </w:t>
      </w:r>
      <w:r w:rsidR="00281196">
        <w:rPr>
          <w:sz w:val="32"/>
          <w:szCs w:val="32"/>
          <w:lang w:val="en-US"/>
        </w:rPr>
        <w:t>7</w:t>
      </w:r>
      <w:r w:rsidR="005005EA">
        <w:rPr>
          <w:sz w:val="32"/>
          <w:szCs w:val="32"/>
          <w:lang w:val="en-US"/>
        </w:rPr>
        <w:t>20</w:t>
      </w:r>
      <w:r w:rsidR="0008267A">
        <w:rPr>
          <w:sz w:val="32"/>
          <w:szCs w:val="32"/>
          <w:lang w:val="en-US"/>
        </w:rPr>
        <w:t xml:space="preserve">, 800 </w:t>
      </w:r>
      <w:r w:rsidR="005005EA">
        <w:rPr>
          <w:sz w:val="32"/>
          <w:szCs w:val="32"/>
          <w:lang w:val="en-US"/>
        </w:rPr>
        <w:t xml:space="preserve"> </w:t>
      </w:r>
      <w:r w:rsidR="00644BCD">
        <w:rPr>
          <w:sz w:val="32"/>
          <w:szCs w:val="32"/>
          <w:lang w:val="en-US"/>
        </w:rPr>
        <w:t xml:space="preserve"> </w:t>
      </w:r>
      <w:r w:rsidR="005005EA">
        <w:rPr>
          <w:sz w:val="32"/>
          <w:szCs w:val="32"/>
          <w:lang w:val="en-US"/>
        </w:rPr>
        <w:t>and 860 what is the average enrollment per year</w:t>
      </w:r>
    </w:p>
    <w:p w14:paraId="19393A23" w14:textId="77777777" w:rsidR="00666748" w:rsidRDefault="006E375C" w:rsidP="006E375C">
      <w:pPr>
        <w:pStyle w:val="ListParagraph"/>
        <w:rPr>
          <w:sz w:val="32"/>
          <w:szCs w:val="32"/>
          <w:lang w:val="en-US"/>
        </w:rPr>
      </w:pPr>
      <w:r>
        <w:rPr>
          <w:sz w:val="32"/>
          <w:szCs w:val="32"/>
          <w:lang w:val="en-US"/>
        </w:rPr>
        <w:t xml:space="preserve">Sol: Given 5 </w:t>
      </w:r>
      <w:r w:rsidR="00340AC2">
        <w:rPr>
          <w:sz w:val="32"/>
          <w:szCs w:val="32"/>
          <w:lang w:val="en-US"/>
        </w:rPr>
        <w:t xml:space="preserve">years students 540, 660, 720, 800, </w:t>
      </w:r>
      <w:r w:rsidR="00F309E5">
        <w:rPr>
          <w:sz w:val="32"/>
          <w:szCs w:val="32"/>
          <w:lang w:val="en-US"/>
        </w:rPr>
        <w:t>860.</w:t>
      </w:r>
    </w:p>
    <w:p w14:paraId="59F6ECAF" w14:textId="77777777" w:rsidR="00666748" w:rsidRDefault="00666748" w:rsidP="006E375C">
      <w:pPr>
        <w:pStyle w:val="ListParagraph"/>
        <w:rPr>
          <w:sz w:val="32"/>
          <w:szCs w:val="32"/>
          <w:lang w:val="en-US"/>
        </w:rPr>
      </w:pPr>
      <w:r>
        <w:rPr>
          <w:sz w:val="32"/>
          <w:szCs w:val="32"/>
          <w:lang w:val="en-US"/>
        </w:rPr>
        <w:t xml:space="preserve">        MEAN=sum of observations/number of observations</w:t>
      </w:r>
    </w:p>
    <w:p w14:paraId="207A4CD4" w14:textId="5D0320E3" w:rsidR="006E375C" w:rsidRDefault="00666748" w:rsidP="006E375C">
      <w:pPr>
        <w:pStyle w:val="ListParagraph"/>
        <w:rPr>
          <w:sz w:val="32"/>
          <w:szCs w:val="32"/>
          <w:lang w:val="en-US"/>
        </w:rPr>
      </w:pPr>
      <w:r>
        <w:rPr>
          <w:sz w:val="32"/>
          <w:szCs w:val="32"/>
          <w:lang w:val="en-US"/>
        </w:rPr>
        <w:lastRenderedPageBreak/>
        <w:t xml:space="preserve">                   =</w:t>
      </w:r>
      <w:r w:rsidR="006E375C">
        <w:rPr>
          <w:sz w:val="32"/>
          <w:szCs w:val="32"/>
          <w:lang w:val="en-US"/>
        </w:rPr>
        <w:t xml:space="preserve"> </w:t>
      </w:r>
      <w:r w:rsidR="00F854D7">
        <w:rPr>
          <w:sz w:val="32"/>
          <w:szCs w:val="32"/>
          <w:lang w:val="en-US"/>
        </w:rPr>
        <w:t>540+660+720+800+860/5</w:t>
      </w:r>
    </w:p>
    <w:p w14:paraId="2912A663" w14:textId="554AD4EB" w:rsidR="00F854D7" w:rsidRDefault="00F854D7" w:rsidP="006E375C">
      <w:pPr>
        <w:pStyle w:val="ListParagraph"/>
        <w:rPr>
          <w:sz w:val="32"/>
          <w:szCs w:val="32"/>
          <w:lang w:val="en-US"/>
        </w:rPr>
      </w:pPr>
      <w:r>
        <w:rPr>
          <w:sz w:val="32"/>
          <w:szCs w:val="32"/>
          <w:lang w:val="en-US"/>
        </w:rPr>
        <w:t xml:space="preserve">                   = 3580/5=</w:t>
      </w:r>
      <w:r w:rsidR="00BA72C3">
        <w:rPr>
          <w:sz w:val="32"/>
          <w:szCs w:val="32"/>
          <w:lang w:val="en-US"/>
        </w:rPr>
        <w:t>716</w:t>
      </w:r>
    </w:p>
    <w:p w14:paraId="003BAB75" w14:textId="77777777" w:rsidR="00BA72C3" w:rsidRDefault="00BA72C3" w:rsidP="006E375C">
      <w:pPr>
        <w:pStyle w:val="ListParagraph"/>
        <w:rPr>
          <w:sz w:val="32"/>
          <w:szCs w:val="32"/>
          <w:lang w:val="en-US"/>
        </w:rPr>
      </w:pPr>
    </w:p>
    <w:p w14:paraId="42C603D5" w14:textId="30922F4B" w:rsidR="00BA72C3" w:rsidRDefault="00BA72C3" w:rsidP="00BA72C3">
      <w:pPr>
        <w:pStyle w:val="ListParagraph"/>
        <w:numPr>
          <w:ilvl w:val="0"/>
          <w:numId w:val="28"/>
        </w:numPr>
        <w:rPr>
          <w:sz w:val="32"/>
          <w:szCs w:val="32"/>
          <w:lang w:val="en-US"/>
        </w:rPr>
      </w:pPr>
      <w:r>
        <w:rPr>
          <w:sz w:val="32"/>
          <w:szCs w:val="32"/>
          <w:lang w:val="en-US"/>
        </w:rPr>
        <w:t xml:space="preserve">Following are the marks in math tests of </w:t>
      </w:r>
      <w:r w:rsidR="00B1705D">
        <w:rPr>
          <w:sz w:val="32"/>
          <w:szCs w:val="32"/>
          <w:lang w:val="en-US"/>
        </w:rPr>
        <w:t>30</w:t>
      </w:r>
      <w:r>
        <w:rPr>
          <w:sz w:val="32"/>
          <w:szCs w:val="32"/>
          <w:lang w:val="en-US"/>
        </w:rPr>
        <w:t xml:space="preserve"> students 40</w:t>
      </w:r>
      <w:r w:rsidR="009A2D56">
        <w:rPr>
          <w:sz w:val="32"/>
          <w:szCs w:val="32"/>
          <w:lang w:val="en-US"/>
        </w:rPr>
        <w:t xml:space="preserve">, </w:t>
      </w:r>
      <w:r>
        <w:rPr>
          <w:sz w:val="32"/>
          <w:szCs w:val="32"/>
          <w:lang w:val="en-US"/>
        </w:rPr>
        <w:t>73</w:t>
      </w:r>
      <w:r w:rsidR="00803ABC">
        <w:rPr>
          <w:sz w:val="32"/>
          <w:szCs w:val="32"/>
          <w:lang w:val="en-US"/>
        </w:rPr>
        <w:t xml:space="preserve">, </w:t>
      </w:r>
      <w:r>
        <w:rPr>
          <w:sz w:val="32"/>
          <w:szCs w:val="32"/>
          <w:lang w:val="en-US"/>
        </w:rPr>
        <w:t>49</w:t>
      </w:r>
      <w:r w:rsidR="00803ABC">
        <w:rPr>
          <w:sz w:val="32"/>
          <w:szCs w:val="32"/>
          <w:lang w:val="en-US"/>
        </w:rPr>
        <w:t>,</w:t>
      </w:r>
      <w:r>
        <w:rPr>
          <w:sz w:val="32"/>
          <w:szCs w:val="32"/>
          <w:lang w:val="en-US"/>
        </w:rPr>
        <w:t xml:space="preserve"> 8</w:t>
      </w:r>
      <w:r w:rsidR="001303C2">
        <w:rPr>
          <w:sz w:val="32"/>
          <w:szCs w:val="32"/>
          <w:lang w:val="en-US"/>
        </w:rPr>
        <w:t>3</w:t>
      </w:r>
      <w:r w:rsidR="00803ABC">
        <w:rPr>
          <w:sz w:val="32"/>
          <w:szCs w:val="32"/>
          <w:lang w:val="en-US"/>
        </w:rPr>
        <w:t xml:space="preserve">, </w:t>
      </w:r>
      <w:r w:rsidR="001303C2">
        <w:rPr>
          <w:sz w:val="32"/>
          <w:szCs w:val="32"/>
          <w:lang w:val="en-US"/>
        </w:rPr>
        <w:t>4</w:t>
      </w:r>
      <w:r>
        <w:rPr>
          <w:sz w:val="32"/>
          <w:szCs w:val="32"/>
          <w:lang w:val="en-US"/>
        </w:rPr>
        <w:t>0 49</w:t>
      </w:r>
      <w:r w:rsidR="00803ABC">
        <w:rPr>
          <w:sz w:val="32"/>
          <w:szCs w:val="32"/>
          <w:lang w:val="en-US"/>
        </w:rPr>
        <w:t xml:space="preserve">, </w:t>
      </w:r>
      <w:r>
        <w:rPr>
          <w:sz w:val="32"/>
          <w:szCs w:val="32"/>
          <w:lang w:val="en-US"/>
        </w:rPr>
        <w:t>27</w:t>
      </w:r>
      <w:r w:rsidR="00803ABC">
        <w:rPr>
          <w:sz w:val="32"/>
          <w:szCs w:val="32"/>
          <w:lang w:val="en-US"/>
        </w:rPr>
        <w:t>,</w:t>
      </w:r>
      <w:r>
        <w:rPr>
          <w:sz w:val="32"/>
          <w:szCs w:val="32"/>
          <w:lang w:val="en-US"/>
        </w:rPr>
        <w:t xml:space="preserve"> 9</w:t>
      </w:r>
      <w:r w:rsidR="00164EB0">
        <w:rPr>
          <w:sz w:val="32"/>
          <w:szCs w:val="32"/>
          <w:lang w:val="en-US"/>
        </w:rPr>
        <w:t>1</w:t>
      </w:r>
      <w:r w:rsidR="00803ABC">
        <w:rPr>
          <w:sz w:val="32"/>
          <w:szCs w:val="32"/>
          <w:lang w:val="en-US"/>
        </w:rPr>
        <w:t>,</w:t>
      </w:r>
      <w:r>
        <w:rPr>
          <w:sz w:val="32"/>
          <w:szCs w:val="32"/>
          <w:lang w:val="en-US"/>
        </w:rPr>
        <w:t xml:space="preserve"> 37</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91</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37</w:t>
      </w:r>
      <w:r w:rsidR="00803ABC">
        <w:rPr>
          <w:sz w:val="32"/>
          <w:szCs w:val="32"/>
          <w:lang w:val="en-US"/>
        </w:rPr>
        <w:t>,</w:t>
      </w:r>
      <w:r>
        <w:rPr>
          <w:sz w:val="32"/>
          <w:szCs w:val="32"/>
          <w:lang w:val="en-US"/>
        </w:rPr>
        <w:t xml:space="preserve"> 17</w:t>
      </w:r>
      <w:r w:rsidR="00803ABC">
        <w:rPr>
          <w:sz w:val="32"/>
          <w:szCs w:val="32"/>
          <w:lang w:val="en-US"/>
        </w:rPr>
        <w:t>,</w:t>
      </w:r>
      <w:r>
        <w:rPr>
          <w:sz w:val="32"/>
          <w:szCs w:val="32"/>
          <w:lang w:val="en-US"/>
        </w:rPr>
        <w:t xml:space="preserve"> 49</w:t>
      </w:r>
      <w:r w:rsidR="00803ABC">
        <w:rPr>
          <w:sz w:val="32"/>
          <w:szCs w:val="32"/>
          <w:lang w:val="en-US"/>
        </w:rPr>
        <w:t xml:space="preserve">, </w:t>
      </w:r>
      <w:r>
        <w:rPr>
          <w:sz w:val="32"/>
          <w:szCs w:val="32"/>
          <w:lang w:val="en-US"/>
        </w:rPr>
        <w:t>73</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49</w:t>
      </w:r>
      <w:r w:rsidR="00803ABC">
        <w:rPr>
          <w:sz w:val="32"/>
          <w:szCs w:val="32"/>
          <w:lang w:val="en-US"/>
        </w:rPr>
        <w:t>,</w:t>
      </w:r>
      <w:r w:rsidR="00B1705D">
        <w:rPr>
          <w:sz w:val="32"/>
          <w:szCs w:val="32"/>
          <w:lang w:val="en-US"/>
        </w:rPr>
        <w:t xml:space="preserve"> 5</w:t>
      </w:r>
      <w:r w:rsidR="00164EB0">
        <w:rPr>
          <w:sz w:val="32"/>
          <w:szCs w:val="32"/>
          <w:lang w:val="en-US"/>
        </w:rPr>
        <w:t>0</w:t>
      </w:r>
      <w:r w:rsidR="004F6BCE">
        <w:rPr>
          <w:sz w:val="32"/>
          <w:szCs w:val="32"/>
          <w:lang w:val="en-US"/>
        </w:rPr>
        <w:t>,</w:t>
      </w:r>
      <w:r w:rsidR="00164EB0">
        <w:rPr>
          <w:sz w:val="32"/>
          <w:szCs w:val="32"/>
          <w:lang w:val="en-US"/>
        </w:rPr>
        <w:t xml:space="preserve"> </w:t>
      </w:r>
      <w:r w:rsidR="00803ABC">
        <w:rPr>
          <w:sz w:val="32"/>
          <w:szCs w:val="32"/>
          <w:lang w:val="en-US"/>
        </w:rPr>
        <w:t>80</w:t>
      </w:r>
      <w:r w:rsidR="004F6BCE">
        <w:rPr>
          <w:sz w:val="32"/>
          <w:szCs w:val="32"/>
          <w:lang w:val="en-US"/>
        </w:rPr>
        <w:t>,</w:t>
      </w:r>
      <w:r w:rsidR="00803ABC">
        <w:rPr>
          <w:sz w:val="32"/>
          <w:szCs w:val="32"/>
          <w:lang w:val="en-US"/>
        </w:rPr>
        <w:t xml:space="preserve"> </w:t>
      </w:r>
      <w:r w:rsidR="00B1705D">
        <w:rPr>
          <w:sz w:val="32"/>
          <w:szCs w:val="32"/>
          <w:lang w:val="en-US"/>
        </w:rPr>
        <w:t>35</w:t>
      </w:r>
      <w:r w:rsidR="004F6BCE">
        <w:rPr>
          <w:sz w:val="32"/>
          <w:szCs w:val="32"/>
          <w:lang w:val="en-US"/>
        </w:rPr>
        <w:t>,</w:t>
      </w:r>
      <w:r w:rsidR="00B1705D">
        <w:rPr>
          <w:sz w:val="32"/>
          <w:szCs w:val="32"/>
          <w:lang w:val="en-US"/>
        </w:rPr>
        <w:t xml:space="preserve"> 40</w:t>
      </w:r>
      <w:r w:rsidR="004F6BCE">
        <w:rPr>
          <w:sz w:val="32"/>
          <w:szCs w:val="32"/>
          <w:lang w:val="en-US"/>
        </w:rPr>
        <w:t>,</w:t>
      </w:r>
      <w:r w:rsidR="00B1705D">
        <w:rPr>
          <w:sz w:val="32"/>
          <w:szCs w:val="32"/>
          <w:lang w:val="en-US"/>
        </w:rPr>
        <w:t xml:space="preserve"> 62</w:t>
      </w:r>
      <w:r w:rsidR="004F6BCE">
        <w:rPr>
          <w:sz w:val="32"/>
          <w:szCs w:val="32"/>
          <w:lang w:val="en-US"/>
        </w:rPr>
        <w:t>,</w:t>
      </w:r>
      <w:r w:rsidR="00B1705D">
        <w:rPr>
          <w:sz w:val="32"/>
          <w:szCs w:val="32"/>
          <w:lang w:val="en-US"/>
        </w:rPr>
        <w:t xml:space="preserve"> 73</w:t>
      </w:r>
      <w:r w:rsidR="004F6BCE">
        <w:rPr>
          <w:sz w:val="32"/>
          <w:szCs w:val="32"/>
          <w:lang w:val="en-US"/>
        </w:rPr>
        <w:t>,</w:t>
      </w:r>
      <w:r w:rsidR="00B1705D">
        <w:rPr>
          <w:sz w:val="32"/>
          <w:szCs w:val="32"/>
          <w:lang w:val="en-US"/>
        </w:rPr>
        <w:t xml:space="preserve"> 49</w:t>
      </w:r>
      <w:r w:rsidR="004F6BCE">
        <w:rPr>
          <w:sz w:val="32"/>
          <w:szCs w:val="32"/>
          <w:lang w:val="en-US"/>
        </w:rPr>
        <w:t>,</w:t>
      </w:r>
      <w:r w:rsidR="00B1705D">
        <w:rPr>
          <w:sz w:val="32"/>
          <w:szCs w:val="32"/>
          <w:lang w:val="en-US"/>
        </w:rPr>
        <w:t xml:space="preserve"> 31</w:t>
      </w:r>
      <w:r w:rsidR="004F6BCE">
        <w:rPr>
          <w:sz w:val="32"/>
          <w:szCs w:val="32"/>
          <w:lang w:val="en-US"/>
        </w:rPr>
        <w:t>,</w:t>
      </w:r>
      <w:r w:rsidR="00B1705D">
        <w:rPr>
          <w:sz w:val="32"/>
          <w:szCs w:val="32"/>
          <w:lang w:val="en-US"/>
        </w:rPr>
        <w:t xml:space="preserve"> 28</w:t>
      </w:r>
      <w:r w:rsidR="004F6BCE">
        <w:rPr>
          <w:sz w:val="32"/>
          <w:szCs w:val="32"/>
          <w:lang w:val="en-US"/>
        </w:rPr>
        <w:t>.</w:t>
      </w:r>
    </w:p>
    <w:p w14:paraId="2760D7E8" w14:textId="6B3832AA" w:rsidR="004F6BCE" w:rsidRDefault="00A365B5" w:rsidP="00BA72C3">
      <w:pPr>
        <w:pStyle w:val="ListParagraph"/>
        <w:numPr>
          <w:ilvl w:val="0"/>
          <w:numId w:val="28"/>
        </w:numPr>
        <w:rPr>
          <w:sz w:val="32"/>
          <w:szCs w:val="32"/>
          <w:lang w:val="en-US"/>
        </w:rPr>
      </w:pPr>
      <w:r>
        <w:rPr>
          <w:sz w:val="32"/>
          <w:szCs w:val="32"/>
          <w:lang w:val="en-US"/>
        </w:rPr>
        <w:t>Find the mean of 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7</w:t>
      </w:r>
      <w:r w:rsidR="00A73D5C">
        <w:rPr>
          <w:sz w:val="32"/>
          <w:szCs w:val="32"/>
          <w:lang w:val="en-US"/>
        </w:rPr>
        <w:t xml:space="preserve">, </w:t>
      </w:r>
      <w:r>
        <w:rPr>
          <w:sz w:val="32"/>
          <w:szCs w:val="32"/>
          <w:lang w:val="en-US"/>
        </w:rPr>
        <w:t>7</w:t>
      </w:r>
      <w:r w:rsidR="00A73D5C">
        <w:rPr>
          <w:sz w:val="32"/>
          <w:szCs w:val="32"/>
          <w:lang w:val="en-US"/>
        </w:rPr>
        <w:t>,</w:t>
      </w:r>
      <w:r>
        <w:rPr>
          <w:sz w:val="32"/>
          <w:szCs w:val="32"/>
          <w:lang w:val="en-US"/>
        </w:rPr>
        <w:t xml:space="preserve"> 12</w:t>
      </w:r>
      <w:r w:rsidR="00A73D5C">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12</w:t>
      </w:r>
      <w:r w:rsidR="00B62664">
        <w:rPr>
          <w:sz w:val="32"/>
          <w:szCs w:val="32"/>
          <w:lang w:val="en-US"/>
        </w:rPr>
        <w:t>,</w:t>
      </w:r>
      <w:r>
        <w:rPr>
          <w:sz w:val="32"/>
          <w:szCs w:val="32"/>
          <w:lang w:val="en-US"/>
        </w:rPr>
        <w:t xml:space="preserve"> 15</w:t>
      </w:r>
      <w:r w:rsidR="00B62664">
        <w:rPr>
          <w:sz w:val="32"/>
          <w:szCs w:val="32"/>
          <w:lang w:val="en-US"/>
        </w:rPr>
        <w:t>,</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 xml:space="preserve">15 </w:t>
      </w:r>
      <w:r w:rsidR="001D7C2C">
        <w:rPr>
          <w:sz w:val="32"/>
          <w:szCs w:val="32"/>
          <w:lang w:val="en-US"/>
        </w:rPr>
        <w:t>.</w:t>
      </w:r>
    </w:p>
    <w:p w14:paraId="079C8927" w14:textId="77777777" w:rsidR="00656890" w:rsidRDefault="00B21778" w:rsidP="00BA72C3">
      <w:pPr>
        <w:pStyle w:val="ListParagraph"/>
        <w:numPr>
          <w:ilvl w:val="0"/>
          <w:numId w:val="28"/>
        </w:numPr>
        <w:rPr>
          <w:sz w:val="32"/>
          <w:szCs w:val="32"/>
          <w:lang w:val="en-US"/>
        </w:rPr>
      </w:pPr>
      <w:r>
        <w:rPr>
          <w:sz w:val="32"/>
          <w:szCs w:val="32"/>
          <w:lang w:val="en-US"/>
        </w:rPr>
        <w:t>Find the mean of 15.2</w:t>
      </w:r>
      <w:r w:rsidR="00433077">
        <w:rPr>
          <w:sz w:val="32"/>
          <w:szCs w:val="32"/>
          <w:lang w:val="en-US"/>
        </w:rPr>
        <w:t>,</w:t>
      </w:r>
      <w:r>
        <w:rPr>
          <w:sz w:val="32"/>
          <w:szCs w:val="32"/>
          <w:lang w:val="en-US"/>
        </w:rPr>
        <w:t>16.1</w:t>
      </w:r>
      <w:r w:rsidR="00433077">
        <w:rPr>
          <w:sz w:val="32"/>
          <w:szCs w:val="32"/>
          <w:lang w:val="en-US"/>
        </w:rPr>
        <w:t>,</w:t>
      </w:r>
      <w:r>
        <w:rPr>
          <w:sz w:val="32"/>
          <w:szCs w:val="32"/>
          <w:lang w:val="en-US"/>
        </w:rPr>
        <w:t>16.5</w:t>
      </w:r>
      <w:r w:rsidR="00656890">
        <w:rPr>
          <w:sz w:val="32"/>
          <w:szCs w:val="32"/>
          <w:lang w:val="en-US"/>
        </w:rPr>
        <w:t>,</w:t>
      </w:r>
      <w:r>
        <w:rPr>
          <w:sz w:val="32"/>
          <w:szCs w:val="32"/>
          <w:lang w:val="en-US"/>
        </w:rPr>
        <w:t xml:space="preserve"> 16.7</w:t>
      </w:r>
      <w:r w:rsidR="00656890">
        <w:rPr>
          <w:sz w:val="32"/>
          <w:szCs w:val="32"/>
          <w:lang w:val="en-US"/>
        </w:rPr>
        <w:t>,</w:t>
      </w:r>
      <w:r>
        <w:rPr>
          <w:sz w:val="32"/>
          <w:szCs w:val="32"/>
          <w:lang w:val="en-US"/>
        </w:rPr>
        <w:t>13.2</w:t>
      </w:r>
      <w:r w:rsidR="00656890">
        <w:rPr>
          <w:sz w:val="32"/>
          <w:szCs w:val="32"/>
          <w:lang w:val="en-US"/>
        </w:rPr>
        <w:t>,</w:t>
      </w:r>
      <w:r>
        <w:rPr>
          <w:sz w:val="32"/>
          <w:szCs w:val="32"/>
          <w:lang w:val="en-US"/>
        </w:rPr>
        <w:t>17.5</w:t>
      </w:r>
      <w:r w:rsidR="00656890">
        <w:rPr>
          <w:sz w:val="32"/>
          <w:szCs w:val="32"/>
          <w:lang w:val="en-US"/>
        </w:rPr>
        <w:t>,</w:t>
      </w:r>
      <w:r>
        <w:rPr>
          <w:sz w:val="32"/>
          <w:szCs w:val="32"/>
          <w:lang w:val="en-US"/>
        </w:rPr>
        <w:t>17.7</w:t>
      </w:r>
      <w:r w:rsidR="00656890">
        <w:rPr>
          <w:sz w:val="32"/>
          <w:szCs w:val="32"/>
          <w:lang w:val="en-US"/>
        </w:rPr>
        <w:t>,</w:t>
      </w:r>
      <w:r>
        <w:rPr>
          <w:sz w:val="32"/>
          <w:szCs w:val="32"/>
          <w:lang w:val="en-US"/>
        </w:rPr>
        <w:t>18.3</w:t>
      </w:r>
      <w:r w:rsidR="00656890">
        <w:rPr>
          <w:sz w:val="32"/>
          <w:szCs w:val="32"/>
          <w:lang w:val="en-US"/>
        </w:rPr>
        <w:t>,</w:t>
      </w:r>
      <w:r>
        <w:rPr>
          <w:sz w:val="32"/>
          <w:szCs w:val="32"/>
          <w:lang w:val="en-US"/>
        </w:rPr>
        <w:t>18.6</w:t>
      </w:r>
      <w:r w:rsidR="00656890">
        <w:rPr>
          <w:sz w:val="32"/>
          <w:szCs w:val="32"/>
          <w:lang w:val="en-US"/>
        </w:rPr>
        <w:t>,</w:t>
      </w:r>
      <w:r>
        <w:rPr>
          <w:sz w:val="32"/>
          <w:szCs w:val="32"/>
          <w:lang w:val="en-US"/>
        </w:rPr>
        <w:t>18.8</w:t>
      </w:r>
      <w:r w:rsidR="00656890">
        <w:rPr>
          <w:sz w:val="32"/>
          <w:szCs w:val="32"/>
          <w:lang w:val="en-US"/>
        </w:rPr>
        <w:t>,</w:t>
      </w:r>
    </w:p>
    <w:p w14:paraId="32F08A3A" w14:textId="6BCBC55A" w:rsidR="00BD1CD7" w:rsidRDefault="00B21778" w:rsidP="009F0237">
      <w:pPr>
        <w:pStyle w:val="ListParagraph"/>
        <w:rPr>
          <w:sz w:val="32"/>
          <w:szCs w:val="32"/>
          <w:lang w:val="en-US"/>
        </w:rPr>
      </w:pPr>
      <w:r>
        <w:rPr>
          <w:sz w:val="32"/>
          <w:szCs w:val="32"/>
          <w:lang w:val="en-US"/>
        </w:rPr>
        <w:t>18.9</w:t>
      </w:r>
      <w:r w:rsidR="00237E47">
        <w:rPr>
          <w:sz w:val="32"/>
          <w:szCs w:val="32"/>
          <w:lang w:val="en-US"/>
        </w:rPr>
        <w:t>,</w:t>
      </w:r>
      <w:r>
        <w:rPr>
          <w:sz w:val="32"/>
          <w:szCs w:val="32"/>
          <w:lang w:val="en-US"/>
        </w:rPr>
        <w:t>19.1</w:t>
      </w:r>
      <w:r w:rsidR="00237E47">
        <w:rPr>
          <w:sz w:val="32"/>
          <w:szCs w:val="32"/>
          <w:lang w:val="en-US"/>
        </w:rPr>
        <w:t>,</w:t>
      </w:r>
      <w:r>
        <w:rPr>
          <w:sz w:val="32"/>
          <w:szCs w:val="32"/>
          <w:lang w:val="en-US"/>
        </w:rPr>
        <w:t>19</w:t>
      </w:r>
      <w:r w:rsidR="00E05B30">
        <w:rPr>
          <w:sz w:val="32"/>
          <w:szCs w:val="32"/>
          <w:lang w:val="en-US"/>
        </w:rPr>
        <w:t>.2,</w:t>
      </w:r>
      <w:r w:rsidR="009E424E">
        <w:rPr>
          <w:sz w:val="32"/>
          <w:szCs w:val="32"/>
          <w:lang w:val="en-US"/>
        </w:rPr>
        <w:t>19.2,19.6,19.8,</w:t>
      </w:r>
      <w:r w:rsidR="007F6CEF">
        <w:rPr>
          <w:sz w:val="32"/>
          <w:szCs w:val="32"/>
          <w:lang w:val="en-US"/>
        </w:rPr>
        <w:t>19.9,20.2,20.3,20.3,</w:t>
      </w:r>
      <w:r w:rsidR="00433077">
        <w:rPr>
          <w:sz w:val="32"/>
          <w:szCs w:val="32"/>
          <w:lang w:val="en-US"/>
        </w:rPr>
        <w:t>20.8</w:t>
      </w:r>
      <w:r w:rsidR="008F2D94">
        <w:rPr>
          <w:sz w:val="32"/>
          <w:szCs w:val="32"/>
          <w:lang w:val="en-US"/>
        </w:rPr>
        <w:t>,</w:t>
      </w:r>
      <w:r w:rsidR="00433077">
        <w:rPr>
          <w:sz w:val="32"/>
          <w:szCs w:val="32"/>
          <w:lang w:val="en-US"/>
        </w:rPr>
        <w:t>21.1</w:t>
      </w:r>
      <w:r w:rsidR="008F2D94">
        <w:rPr>
          <w:sz w:val="32"/>
          <w:szCs w:val="32"/>
          <w:lang w:val="en-US"/>
        </w:rPr>
        <w:t>,</w:t>
      </w:r>
      <w:r w:rsidR="00433077">
        <w:rPr>
          <w:sz w:val="32"/>
          <w:szCs w:val="32"/>
          <w:lang w:val="en-US"/>
        </w:rPr>
        <w:t>21.4</w:t>
      </w:r>
      <w:r w:rsidR="005878F2">
        <w:rPr>
          <w:sz w:val="32"/>
          <w:szCs w:val="32"/>
          <w:lang w:val="en-US"/>
        </w:rPr>
        <w:t>,</w:t>
      </w:r>
      <w:r w:rsidR="00433077">
        <w:rPr>
          <w:sz w:val="32"/>
          <w:szCs w:val="32"/>
          <w:lang w:val="en-US"/>
        </w:rPr>
        <w:t>21.7</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22.5</w:t>
      </w:r>
      <w:r w:rsidR="005878F2">
        <w:rPr>
          <w:sz w:val="32"/>
          <w:szCs w:val="32"/>
          <w:lang w:val="en-US"/>
        </w:rPr>
        <w:t>,</w:t>
      </w:r>
      <w:r w:rsidR="00433077">
        <w:rPr>
          <w:sz w:val="32"/>
          <w:szCs w:val="32"/>
          <w:lang w:val="en-US"/>
        </w:rPr>
        <w:t>22.7</w:t>
      </w:r>
      <w:r w:rsidR="005878F2">
        <w:rPr>
          <w:sz w:val="32"/>
          <w:szCs w:val="32"/>
          <w:lang w:val="en-US"/>
        </w:rPr>
        <w:t>,2</w:t>
      </w:r>
      <w:r w:rsidR="00433077">
        <w:rPr>
          <w:sz w:val="32"/>
          <w:szCs w:val="32"/>
          <w:lang w:val="en-US"/>
        </w:rPr>
        <w:t>2.9</w:t>
      </w:r>
      <w:r w:rsidR="005878F2">
        <w:rPr>
          <w:sz w:val="32"/>
          <w:szCs w:val="32"/>
          <w:lang w:val="en-US"/>
        </w:rPr>
        <w:t>,</w:t>
      </w:r>
      <w:r w:rsidR="00433077" w:rsidRPr="00A02EC9">
        <w:rPr>
          <w:sz w:val="32"/>
          <w:szCs w:val="32"/>
          <w:lang w:val="en-US"/>
        </w:rPr>
        <w:t>23.3</w:t>
      </w:r>
      <w:r w:rsidR="00810C84" w:rsidRPr="00A02EC9">
        <w:rPr>
          <w:sz w:val="32"/>
          <w:szCs w:val="32"/>
          <w:lang w:val="en-US"/>
        </w:rPr>
        <w:t>,</w:t>
      </w:r>
      <w:r w:rsidR="00433077" w:rsidRPr="00A02EC9">
        <w:rPr>
          <w:sz w:val="32"/>
          <w:szCs w:val="32"/>
          <w:lang w:val="en-US"/>
        </w:rPr>
        <w:t>23.6</w:t>
      </w:r>
      <w:r w:rsidR="00810C84" w:rsidRPr="00A02EC9">
        <w:rPr>
          <w:sz w:val="32"/>
          <w:szCs w:val="32"/>
          <w:lang w:val="en-US"/>
        </w:rPr>
        <w:t>,</w:t>
      </w:r>
      <w:r w:rsidR="00433077" w:rsidRPr="00A02EC9">
        <w:rPr>
          <w:sz w:val="32"/>
          <w:szCs w:val="32"/>
          <w:lang w:val="en-US"/>
        </w:rPr>
        <w:t>24.1</w:t>
      </w:r>
      <w:r w:rsidR="00810C84" w:rsidRPr="00A02EC9">
        <w:rPr>
          <w:sz w:val="32"/>
          <w:szCs w:val="32"/>
          <w:lang w:val="en-US"/>
        </w:rPr>
        <w:t>,</w:t>
      </w:r>
      <w:r w:rsidR="00433077" w:rsidRPr="00A02EC9">
        <w:rPr>
          <w:sz w:val="32"/>
          <w:szCs w:val="32"/>
          <w:lang w:val="en-US"/>
        </w:rPr>
        <w:t>24.5</w:t>
      </w:r>
      <w:r w:rsidR="00810C84" w:rsidRPr="00A02EC9">
        <w:rPr>
          <w:sz w:val="32"/>
          <w:szCs w:val="32"/>
          <w:lang w:val="en-US"/>
        </w:rPr>
        <w:t>,</w:t>
      </w:r>
      <w:r w:rsidR="00433077" w:rsidRPr="00A02EC9">
        <w:rPr>
          <w:sz w:val="32"/>
          <w:szCs w:val="32"/>
          <w:lang w:val="en-US"/>
        </w:rPr>
        <w:t>24.</w:t>
      </w:r>
      <w:r w:rsidR="004E2517">
        <w:rPr>
          <w:sz w:val="32"/>
          <w:szCs w:val="32"/>
          <w:lang w:val="en-US"/>
        </w:rPr>
        <w:t>9</w:t>
      </w:r>
    </w:p>
    <w:p w14:paraId="0E645D6D" w14:textId="7F0FB6AD" w:rsidR="009F0237" w:rsidRDefault="009F0237" w:rsidP="009F0237">
      <w:pPr>
        <w:pStyle w:val="ListParagraph"/>
        <w:numPr>
          <w:ilvl w:val="0"/>
          <w:numId w:val="28"/>
        </w:numPr>
        <w:rPr>
          <w:sz w:val="32"/>
          <w:szCs w:val="32"/>
          <w:lang w:val="en-US"/>
        </w:rPr>
      </w:pPr>
      <w:r>
        <w:rPr>
          <w:sz w:val="32"/>
          <w:szCs w:val="32"/>
          <w:lang w:val="en-US"/>
        </w:rPr>
        <w:t>Calculate the mean further given values 3, 3, 3, 6, 6, 10, 10, 6, 12, 12, 12, 7, 7, 12, 15, 7, 7, 15,  15, 12, 12, 15, 15, 12, 12, 7, 7, 7, 7, 15, 15,</w:t>
      </w:r>
      <w:r w:rsidR="00283B41">
        <w:rPr>
          <w:sz w:val="32"/>
          <w:szCs w:val="32"/>
          <w:lang w:val="en-US"/>
        </w:rPr>
        <w:t xml:space="preserve"> </w:t>
      </w:r>
      <w:r>
        <w:rPr>
          <w:sz w:val="32"/>
          <w:szCs w:val="32"/>
          <w:lang w:val="en-US"/>
        </w:rPr>
        <w:t>7, 7, 7, 7, 15, 15, 15 .</w:t>
      </w:r>
    </w:p>
    <w:p w14:paraId="6389D330" w14:textId="1FDA8071" w:rsidR="00283B41" w:rsidRPr="00283B41" w:rsidRDefault="00283B41" w:rsidP="00283B41">
      <w:pPr>
        <w:pStyle w:val="ListParagraph"/>
        <w:numPr>
          <w:ilvl w:val="0"/>
          <w:numId w:val="28"/>
        </w:numPr>
        <w:rPr>
          <w:sz w:val="32"/>
          <w:szCs w:val="32"/>
          <w:lang w:val="en-US"/>
        </w:rPr>
      </w:pPr>
      <w:r>
        <w:rPr>
          <w:sz w:val="32"/>
          <w:szCs w:val="32"/>
          <w:lang w:val="en-US"/>
        </w:rPr>
        <w:t>Calculate the mean for the given data 15.2,16.1,16.5,16.7,13.2,17.5,17.7,18.3,18.6,18.8,</w:t>
      </w:r>
      <w:r w:rsidRPr="00283B41">
        <w:rPr>
          <w:sz w:val="32"/>
          <w:szCs w:val="32"/>
          <w:lang w:val="en-US"/>
        </w:rPr>
        <w:t>18.9,19.1,19.2,19.2,19.6,19.8,19.9,20.2,20.3,20.3,20.8,21.1,21.4,21.7,22.2,22.2,22.5,22.7,22.9,23.3,23.6,24.1,24.5,24.9</w:t>
      </w:r>
    </w:p>
    <w:p w14:paraId="7116AAE5" w14:textId="77777777" w:rsidR="00F17876" w:rsidRPr="00F17876" w:rsidRDefault="00D93AF4" w:rsidP="00F614CF">
      <w:pPr>
        <w:pStyle w:val="ListParagraph"/>
        <w:numPr>
          <w:ilvl w:val="0"/>
          <w:numId w:val="28"/>
        </w:numPr>
        <w:rPr>
          <w:sz w:val="32"/>
          <w:szCs w:val="32"/>
          <w:vertAlign w:val="subscript"/>
          <w:lang w:val="en-US"/>
        </w:rPr>
      </w:pPr>
      <w:r w:rsidRPr="00F7617E">
        <w:rPr>
          <w:sz w:val="32"/>
          <w:szCs w:val="32"/>
          <w:lang w:val="en-US"/>
        </w:rPr>
        <w:t>Calculate the mean of 2.3</w:t>
      </w:r>
      <w:r w:rsidR="00C06045" w:rsidRPr="00F7617E">
        <w:rPr>
          <w:sz w:val="32"/>
          <w:szCs w:val="32"/>
          <w:lang w:val="en-US"/>
        </w:rPr>
        <w:t>,</w:t>
      </w:r>
      <w:r w:rsidRPr="00F7617E">
        <w:rPr>
          <w:sz w:val="32"/>
          <w:szCs w:val="32"/>
          <w:lang w:val="en-US"/>
        </w:rPr>
        <w:t>7</w:t>
      </w:r>
      <w:r w:rsidR="00C06045" w:rsidRPr="00F7617E">
        <w:rPr>
          <w:sz w:val="32"/>
          <w:szCs w:val="32"/>
          <w:lang w:val="en-US"/>
        </w:rPr>
        <w:t>,</w:t>
      </w:r>
      <w:r w:rsidRPr="00F7617E">
        <w:rPr>
          <w:sz w:val="32"/>
          <w:szCs w:val="32"/>
          <w:lang w:val="en-US"/>
        </w:rPr>
        <w:t>6.3</w:t>
      </w:r>
      <w:r w:rsidR="00C06045" w:rsidRPr="00F7617E">
        <w:rPr>
          <w:sz w:val="32"/>
          <w:szCs w:val="32"/>
          <w:lang w:val="en-US"/>
        </w:rPr>
        <w:t>,</w:t>
      </w:r>
      <w:r w:rsidRPr="00F7617E">
        <w:rPr>
          <w:sz w:val="32"/>
          <w:szCs w:val="32"/>
          <w:lang w:val="en-US"/>
        </w:rPr>
        <w:t>11.3</w:t>
      </w:r>
      <w:r w:rsidR="00C06045" w:rsidRPr="00F7617E">
        <w:rPr>
          <w:sz w:val="32"/>
          <w:szCs w:val="32"/>
          <w:lang w:val="en-US"/>
        </w:rPr>
        <w:t>,</w:t>
      </w:r>
      <w:r w:rsidRPr="00F7617E">
        <w:rPr>
          <w:sz w:val="32"/>
          <w:szCs w:val="32"/>
          <w:lang w:val="en-US"/>
        </w:rPr>
        <w:t>9.6</w:t>
      </w:r>
      <w:r w:rsidR="00C06045" w:rsidRPr="00F7617E">
        <w:rPr>
          <w:sz w:val="32"/>
          <w:szCs w:val="32"/>
          <w:lang w:val="en-US"/>
        </w:rPr>
        <w:t>,</w:t>
      </w:r>
      <w:r w:rsidR="00FB229B" w:rsidRPr="00F7617E">
        <w:rPr>
          <w:sz w:val="32"/>
          <w:szCs w:val="32"/>
          <w:lang w:val="en-US"/>
        </w:rPr>
        <w:t>2.8,</w:t>
      </w:r>
      <w:r w:rsidR="002F4F70" w:rsidRPr="00F7617E">
        <w:rPr>
          <w:sz w:val="32"/>
          <w:szCs w:val="32"/>
          <w:lang w:val="en-US"/>
        </w:rPr>
        <w:t>7.1,5.6,10.6,</w:t>
      </w:r>
      <w:r w:rsidR="008C1098" w:rsidRPr="00F7617E">
        <w:rPr>
          <w:sz w:val="32"/>
          <w:szCs w:val="32"/>
          <w:lang w:val="en-US"/>
        </w:rPr>
        <w:t>9.1,3.6,5.9,7.8,7.1,</w:t>
      </w:r>
      <w:r w:rsidR="00802EEF" w:rsidRPr="00F7617E">
        <w:rPr>
          <w:sz w:val="32"/>
          <w:szCs w:val="32"/>
          <w:lang w:val="en-US"/>
        </w:rPr>
        <w:t>4.7,</w:t>
      </w:r>
      <w:r w:rsidR="009F4807" w:rsidRPr="00F7617E">
        <w:rPr>
          <w:sz w:val="32"/>
          <w:szCs w:val="32"/>
          <w:lang w:val="en-US"/>
        </w:rPr>
        <w:t>2.9,7.6,8.8,7.1,</w:t>
      </w:r>
      <w:r w:rsidR="00557E33" w:rsidRPr="00F7617E">
        <w:rPr>
          <w:sz w:val="32"/>
          <w:szCs w:val="32"/>
          <w:lang w:val="en-US"/>
        </w:rPr>
        <w:t>5.5,2.4,8.3,9.7,6.4,</w:t>
      </w:r>
      <w:r w:rsidR="003A31B1" w:rsidRPr="00F7617E">
        <w:rPr>
          <w:sz w:val="32"/>
          <w:szCs w:val="32"/>
          <w:lang w:val="en-US"/>
        </w:rPr>
        <w:t>6.8,3,3.9,8,7.5,</w:t>
      </w:r>
      <w:r w:rsidR="00B10916">
        <w:rPr>
          <w:sz w:val="32"/>
          <w:szCs w:val="32"/>
          <w:lang w:val="en-US"/>
        </w:rPr>
        <w:t>7.2,</w:t>
      </w:r>
      <w:r w:rsidR="00D03525">
        <w:rPr>
          <w:sz w:val="32"/>
          <w:szCs w:val="32"/>
          <w:lang w:val="en-US"/>
        </w:rPr>
        <w:t>4.6,3.6,8.4,8.1,7.7,4.4,4.1,7.5,</w:t>
      </w:r>
      <w:r w:rsidR="003A31B1" w:rsidRPr="00F7617E">
        <w:rPr>
          <w:sz w:val="32"/>
          <w:szCs w:val="32"/>
          <w:lang w:val="en-US"/>
        </w:rPr>
        <w:t>10.3,7.6,</w:t>
      </w:r>
    </w:p>
    <w:p w14:paraId="30204E1A" w14:textId="0C995320" w:rsidR="00BD1CD7" w:rsidRPr="00F7617E" w:rsidRDefault="003A31B1" w:rsidP="00F17876">
      <w:pPr>
        <w:pStyle w:val="ListParagraph"/>
        <w:rPr>
          <w:sz w:val="32"/>
          <w:szCs w:val="32"/>
          <w:vertAlign w:val="subscript"/>
          <w:lang w:val="en-US"/>
        </w:rPr>
      </w:pPr>
      <w:r w:rsidRPr="00F7617E">
        <w:rPr>
          <w:sz w:val="32"/>
          <w:szCs w:val="32"/>
          <w:lang w:val="en-US"/>
        </w:rPr>
        <w:t>3.4,4.8,7.5,7.2,7.2,4.6,4.7,7.6,11.4,6.8,</w:t>
      </w:r>
      <w:r w:rsidR="00B71109" w:rsidRPr="00F7617E">
        <w:rPr>
          <w:sz w:val="32"/>
          <w:szCs w:val="32"/>
          <w:lang w:val="en-US"/>
        </w:rPr>
        <w:t>6.9,5.9,11,10.4,6.3,6.4,12,9.5</w:t>
      </w:r>
    </w:p>
    <w:p w14:paraId="48DACA52" w14:textId="38719751" w:rsidR="00BD1CD7" w:rsidRPr="00FC4FD6" w:rsidRDefault="00FC4FD6" w:rsidP="002B0CFE">
      <w:pPr>
        <w:pStyle w:val="ListParagraph"/>
        <w:numPr>
          <w:ilvl w:val="0"/>
          <w:numId w:val="30"/>
        </w:numPr>
        <w:rPr>
          <w:sz w:val="32"/>
          <w:szCs w:val="32"/>
          <w:lang w:val="en-US"/>
        </w:rPr>
      </w:pPr>
      <w:r w:rsidRPr="00FC4FD6">
        <w:rPr>
          <w:sz w:val="32"/>
          <w:szCs w:val="32"/>
          <w:lang w:val="en-US"/>
        </w:rPr>
        <w:t>C</w:t>
      </w:r>
      <w:r w:rsidR="009A29C4" w:rsidRPr="00FC4FD6">
        <w:rPr>
          <w:sz w:val="32"/>
          <w:szCs w:val="32"/>
          <w:lang w:val="en-US"/>
        </w:rPr>
        <w:t>a</w:t>
      </w:r>
      <w:r w:rsidRPr="00FC4FD6">
        <w:rPr>
          <w:sz w:val="32"/>
          <w:szCs w:val="32"/>
          <w:lang w:val="en-US"/>
        </w:rPr>
        <w:t>lculate the interval of length-3.</w:t>
      </w:r>
    </w:p>
    <w:p w14:paraId="1F9FA072" w14:textId="47D3BA8A" w:rsidR="00BD1CD7" w:rsidRDefault="002B0CFE" w:rsidP="002B0CFE">
      <w:pPr>
        <w:pStyle w:val="ListParagraph"/>
        <w:numPr>
          <w:ilvl w:val="0"/>
          <w:numId w:val="30"/>
        </w:numPr>
        <w:rPr>
          <w:sz w:val="32"/>
          <w:szCs w:val="32"/>
          <w:lang w:val="en-US"/>
        </w:rPr>
      </w:pPr>
      <w:r>
        <w:rPr>
          <w:sz w:val="32"/>
          <w:szCs w:val="32"/>
          <w:lang w:val="en-US"/>
        </w:rPr>
        <w:t>Class interval as 2 execute in excel</w:t>
      </w:r>
    </w:p>
    <w:p w14:paraId="77A05AA3" w14:textId="4FCC57AE" w:rsidR="00FC4FD6" w:rsidRPr="006204C7" w:rsidRDefault="002B0CFE" w:rsidP="006204C7">
      <w:pPr>
        <w:pStyle w:val="ListParagraph"/>
        <w:numPr>
          <w:ilvl w:val="0"/>
          <w:numId w:val="30"/>
        </w:numPr>
        <w:rPr>
          <w:sz w:val="32"/>
          <w:szCs w:val="32"/>
          <w:lang w:val="en-US"/>
        </w:rPr>
      </w:pPr>
      <w:r>
        <w:rPr>
          <w:sz w:val="32"/>
          <w:szCs w:val="32"/>
          <w:lang w:val="en-US"/>
        </w:rPr>
        <w:t>Mean using excel formula. Justify your answer.</w:t>
      </w:r>
    </w:p>
    <w:p w14:paraId="099ED267" w14:textId="77777777" w:rsidR="00D12330" w:rsidRDefault="00CE5AF7" w:rsidP="00CE5AF7">
      <w:pPr>
        <w:rPr>
          <w:sz w:val="32"/>
          <w:szCs w:val="32"/>
          <w:lang w:val="en-US"/>
        </w:rPr>
      </w:pPr>
      <w:r>
        <w:rPr>
          <w:b/>
          <w:bCs/>
          <w:sz w:val="32"/>
          <w:szCs w:val="32"/>
          <w:lang w:val="en-US"/>
        </w:rPr>
        <w:t xml:space="preserve">   </w:t>
      </w:r>
      <w:r w:rsidRPr="00CE5AF7">
        <w:rPr>
          <w:b/>
          <w:bCs/>
          <w:sz w:val="32"/>
          <w:szCs w:val="32"/>
          <w:lang w:val="en-US"/>
        </w:rPr>
        <w:t>*MEDIAN</w:t>
      </w:r>
      <w:r>
        <w:rPr>
          <w:b/>
          <w:bCs/>
          <w:sz w:val="32"/>
          <w:szCs w:val="32"/>
          <w:lang w:val="en-US"/>
        </w:rPr>
        <w:t>:</w:t>
      </w:r>
      <w:r w:rsidR="00996A26">
        <w:rPr>
          <w:b/>
          <w:bCs/>
          <w:sz w:val="32"/>
          <w:szCs w:val="32"/>
          <w:lang w:val="en-US"/>
        </w:rPr>
        <w:t xml:space="preserve"> </w:t>
      </w:r>
      <w:r w:rsidR="00996A26" w:rsidRPr="00996A26">
        <w:rPr>
          <w:sz w:val="32"/>
          <w:szCs w:val="32"/>
          <w:lang w:val="en-US"/>
        </w:rPr>
        <w:t>It is the middlemost value of the sorted list of the given numbers.</w:t>
      </w:r>
    </w:p>
    <w:p w14:paraId="607DBDC6" w14:textId="77777777" w:rsidR="00D12330" w:rsidRPr="00A704E8" w:rsidRDefault="00D12330" w:rsidP="00D12330">
      <w:pPr>
        <w:pStyle w:val="ListParagraph"/>
        <w:numPr>
          <w:ilvl w:val="0"/>
          <w:numId w:val="22"/>
        </w:numPr>
        <w:rPr>
          <w:b/>
          <w:bCs/>
          <w:sz w:val="32"/>
          <w:szCs w:val="32"/>
          <w:lang w:val="en-US"/>
        </w:rPr>
      </w:pPr>
      <w:r w:rsidRPr="00A704E8">
        <w:rPr>
          <w:b/>
          <w:bCs/>
          <w:sz w:val="32"/>
          <w:szCs w:val="32"/>
          <w:lang w:val="en-US"/>
        </w:rPr>
        <w:t>UNGROUPED DATA OR RAW DATA:</w:t>
      </w:r>
    </w:p>
    <w:p w14:paraId="70313E28" w14:textId="3762E2B7" w:rsidR="00834B24" w:rsidRDefault="00D12330" w:rsidP="00D12330">
      <w:pPr>
        <w:pStyle w:val="ListParagraph"/>
        <w:ind w:left="1080"/>
        <w:rPr>
          <w:sz w:val="32"/>
          <w:szCs w:val="32"/>
          <w:lang w:val="en-US"/>
        </w:rPr>
      </w:pPr>
      <w:r>
        <w:rPr>
          <w:sz w:val="32"/>
          <w:szCs w:val="32"/>
          <w:lang w:val="en-US"/>
        </w:rPr>
        <w:t xml:space="preserve">       </w:t>
      </w:r>
      <w:r w:rsidR="00D54425">
        <w:rPr>
          <w:sz w:val="32"/>
          <w:szCs w:val="32"/>
          <w:lang w:val="en-US"/>
        </w:rPr>
        <w:t>Arrange the numbers in ascending or descending order.</w:t>
      </w:r>
    </w:p>
    <w:p w14:paraId="0D0C6D71" w14:textId="70DA4E9C" w:rsidR="00D54425" w:rsidRDefault="00D54425" w:rsidP="00D12330">
      <w:pPr>
        <w:pStyle w:val="ListParagraph"/>
        <w:ind w:left="1080"/>
        <w:rPr>
          <w:sz w:val="32"/>
          <w:szCs w:val="32"/>
          <w:lang w:val="en-US"/>
        </w:rPr>
      </w:pPr>
      <w:r>
        <w:rPr>
          <w:sz w:val="32"/>
          <w:szCs w:val="32"/>
          <w:lang w:val="en-US"/>
        </w:rPr>
        <w:t xml:space="preserve">       </w:t>
      </w:r>
      <w:r w:rsidR="006103DF">
        <w:rPr>
          <w:sz w:val="32"/>
          <w:szCs w:val="32"/>
          <w:lang w:val="en-US"/>
        </w:rPr>
        <w:t>If ‘n’ is the number of observations.</w:t>
      </w:r>
    </w:p>
    <w:p w14:paraId="32E844B7" w14:textId="77777777" w:rsidR="003870DE" w:rsidRDefault="003870DE" w:rsidP="00D12330">
      <w:pPr>
        <w:pStyle w:val="ListParagraph"/>
        <w:ind w:left="1080"/>
        <w:rPr>
          <w:sz w:val="32"/>
          <w:szCs w:val="32"/>
          <w:lang w:val="en-US"/>
        </w:rPr>
      </w:pPr>
    </w:p>
    <w:p w14:paraId="1E5D13BE" w14:textId="77777777" w:rsidR="003870DE" w:rsidRDefault="003870DE" w:rsidP="00D12330">
      <w:pPr>
        <w:pStyle w:val="ListParagraph"/>
        <w:ind w:left="1080"/>
        <w:rPr>
          <w:sz w:val="32"/>
          <w:szCs w:val="32"/>
          <w:lang w:val="en-US"/>
        </w:rPr>
      </w:pPr>
    </w:p>
    <w:p w14:paraId="24956C1B" w14:textId="089A545E" w:rsidR="009A4283" w:rsidRPr="00A856BF" w:rsidRDefault="009A4283" w:rsidP="00D12330">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7968" behindDoc="0" locked="0" layoutInCell="1" allowOverlap="1" wp14:anchorId="3AD6949A" wp14:editId="7C929453">
                <wp:simplePos x="0" y="0"/>
                <wp:positionH relativeFrom="column">
                  <wp:posOffset>838200</wp:posOffset>
                </wp:positionH>
                <wp:positionV relativeFrom="paragraph">
                  <wp:posOffset>209990</wp:posOffset>
                </wp:positionV>
                <wp:extent cx="263769" cy="0"/>
                <wp:effectExtent l="0" t="0" r="0" b="0"/>
                <wp:wrapNone/>
                <wp:docPr id="316132185" name="Straight Connector 13"/>
                <wp:cNvGraphicFramePr/>
                <a:graphic xmlns:a="http://schemas.openxmlformats.org/drawingml/2006/main">
                  <a:graphicData uri="http://schemas.microsoft.com/office/word/2010/wordprocessingShape">
                    <wps:wsp>
                      <wps:cNvCnPr/>
                      <wps:spPr>
                        <a:xfrm>
                          <a:off x="0" y="0"/>
                          <a:ext cx="263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032A918" id="Straight Connector 13"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66pt,16.55pt" to="86.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" strokecolor="black [3200]" strokeweight="1.5pt">
                <v:stroke joinstyle="miter"/>
              </v:line>
            </w:pict>
          </mc:Fallback>
        </mc:AlternateContent>
      </w:r>
      <w:r>
        <w:rPr>
          <w:noProof/>
          <w:sz w:val="32"/>
          <w:szCs w:val="32"/>
          <w:lang w:val="en-US"/>
        </w:rPr>
        <mc:AlternateContent>
          <mc:Choice Requires="wps">
            <w:drawing>
              <wp:anchor distT="0" distB="0" distL="114300" distR="114300" simplePos="0" relativeHeight="251666944" behindDoc="0" locked="0" layoutInCell="1" allowOverlap="1" wp14:anchorId="3617956E" wp14:editId="2C291DD6">
                <wp:simplePos x="0" y="0"/>
                <wp:positionH relativeFrom="column">
                  <wp:posOffset>838200</wp:posOffset>
                </wp:positionH>
                <wp:positionV relativeFrom="paragraph">
                  <wp:posOffset>209990</wp:posOffset>
                </wp:positionV>
                <wp:extent cx="0" cy="381000"/>
                <wp:effectExtent l="0" t="0" r="38100" b="19050"/>
                <wp:wrapNone/>
                <wp:docPr id="1772472231" name="Straight Connector 1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8B0AA32" id="Straight Connector 12" o:spid="_x0000_s1026" style="position:absolute;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16.55pt" to="6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" strokecolor="black [3200]" strokeweight="1.5pt">
                <v:stroke joinstyle="miter"/>
              </v:line>
            </w:pict>
          </mc:Fallback>
        </mc:AlternateContent>
      </w:r>
      <w:r w:rsidR="00152BA7">
        <w:rPr>
          <w:sz w:val="32"/>
          <w:szCs w:val="32"/>
          <w:lang w:val="en-US"/>
        </w:rPr>
        <w:t xml:space="preserve">          Odd=</w:t>
      </w:r>
      <w:r w:rsidR="00D6437C">
        <w:rPr>
          <w:sz w:val="32"/>
          <w:szCs w:val="32"/>
          <w:lang w:val="en-US"/>
        </w:rPr>
        <w:t>(n+1/2)</w:t>
      </w:r>
      <w:r w:rsidR="00A856BF">
        <w:rPr>
          <w:sz w:val="32"/>
          <w:szCs w:val="32"/>
          <w:lang w:val="en-US"/>
        </w:rPr>
        <w:t xml:space="preserve"> term</w:t>
      </w:r>
    </w:p>
    <w:p w14:paraId="557D4E50" w14:textId="09CD2E80" w:rsidR="006103DF" w:rsidRPr="003870DE" w:rsidRDefault="009A4283" w:rsidP="003870DE">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8992" behindDoc="0" locked="0" layoutInCell="1" allowOverlap="1" wp14:anchorId="2278C7F3" wp14:editId="739FD6B2">
                <wp:simplePos x="0" y="0"/>
                <wp:positionH relativeFrom="column">
                  <wp:posOffset>838200</wp:posOffset>
                </wp:positionH>
                <wp:positionV relativeFrom="paragraph">
                  <wp:posOffset>323020</wp:posOffset>
                </wp:positionV>
                <wp:extent cx="263525" cy="0"/>
                <wp:effectExtent l="0" t="0" r="0" b="0"/>
                <wp:wrapNone/>
                <wp:docPr id="213396818" name="Straight Connector 14"/>
                <wp:cNvGraphicFramePr/>
                <a:graphic xmlns:a="http://schemas.openxmlformats.org/drawingml/2006/main">
                  <a:graphicData uri="http://schemas.microsoft.com/office/word/2010/wordprocessingShape">
                    <wps:wsp>
                      <wps:cNvCnPr/>
                      <wps:spPr>
                        <a:xfrm>
                          <a:off x="0" y="0"/>
                          <a:ext cx="263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E25D859" id="Straight Connector 14"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6pt,25.45pt" to="8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" strokecolor="black [3200]" strokeweight="1.5pt">
                <v:stroke joinstyle="miter"/>
              </v:line>
            </w:pict>
          </mc:Fallback>
        </mc:AlternateContent>
      </w:r>
      <w:r w:rsidRPr="003870DE">
        <w:rPr>
          <w:sz w:val="32"/>
          <w:szCs w:val="32"/>
          <w:lang w:val="en-US"/>
        </w:rPr>
        <w:t>n</w:t>
      </w:r>
    </w:p>
    <w:p w14:paraId="31D239AF" w14:textId="7D3263A6" w:rsidR="00457E91" w:rsidRDefault="00457E91" w:rsidP="00457E91">
      <w:pPr>
        <w:pStyle w:val="ListParagraph"/>
        <w:ind w:left="1080"/>
        <w:rPr>
          <w:sz w:val="32"/>
          <w:szCs w:val="32"/>
          <w:lang w:val="en-US"/>
        </w:rPr>
      </w:pPr>
      <w:r w:rsidRPr="00996A26">
        <w:rPr>
          <w:sz w:val="32"/>
          <w:szCs w:val="32"/>
          <w:lang w:val="en-US"/>
        </w:rPr>
        <w:t xml:space="preserve">    </w:t>
      </w:r>
      <w:r w:rsidR="003870DE">
        <w:rPr>
          <w:sz w:val="32"/>
          <w:szCs w:val="32"/>
          <w:lang w:val="en-US"/>
        </w:rPr>
        <w:t xml:space="preserve">      Even=</w:t>
      </w:r>
      <w:r w:rsidR="00D356D7">
        <w:rPr>
          <w:sz w:val="32"/>
          <w:szCs w:val="32"/>
          <w:lang w:val="en-US"/>
        </w:rPr>
        <w:t>average of (n/2)</w:t>
      </w:r>
      <w:r w:rsidR="00984490">
        <w:rPr>
          <w:sz w:val="32"/>
          <w:szCs w:val="32"/>
          <w:lang w:val="en-US"/>
        </w:rPr>
        <w:t xml:space="preserve"> term </w:t>
      </w:r>
      <w:r w:rsidR="006676C1">
        <w:rPr>
          <w:sz w:val="32"/>
          <w:szCs w:val="32"/>
          <w:lang w:val="en-US"/>
        </w:rPr>
        <w:t>&amp;</w:t>
      </w:r>
      <w:r w:rsidR="00984490">
        <w:rPr>
          <w:sz w:val="32"/>
          <w:szCs w:val="32"/>
          <w:lang w:val="en-US"/>
        </w:rPr>
        <w:t xml:space="preserve"> </w:t>
      </w:r>
      <w:r w:rsidR="00DD3489">
        <w:rPr>
          <w:sz w:val="32"/>
          <w:szCs w:val="32"/>
          <w:lang w:val="en-US"/>
        </w:rPr>
        <w:t>(n/2+1) term.</w:t>
      </w:r>
    </w:p>
    <w:p w14:paraId="28A96C18" w14:textId="77777777" w:rsidR="00F17EED" w:rsidRDefault="00F17EED" w:rsidP="00F17EED">
      <w:pPr>
        <w:ind w:left="720"/>
        <w:rPr>
          <w:b/>
          <w:bCs/>
          <w:sz w:val="32"/>
          <w:szCs w:val="32"/>
          <w:lang w:val="en-US"/>
        </w:rPr>
      </w:pPr>
    </w:p>
    <w:p w14:paraId="656CD27C" w14:textId="4816AAF6" w:rsidR="00B10AB4" w:rsidRPr="00F17EED" w:rsidRDefault="00B10AB4" w:rsidP="00F17EED">
      <w:pPr>
        <w:pStyle w:val="ListParagraph"/>
        <w:numPr>
          <w:ilvl w:val="0"/>
          <w:numId w:val="22"/>
        </w:numPr>
        <w:rPr>
          <w:b/>
          <w:bCs/>
          <w:sz w:val="32"/>
          <w:szCs w:val="32"/>
          <w:lang w:val="en-US"/>
        </w:rPr>
      </w:pPr>
      <w:r w:rsidRPr="00F17EED">
        <w:rPr>
          <w:b/>
          <w:bCs/>
          <w:sz w:val="32"/>
          <w:szCs w:val="32"/>
          <w:lang w:val="en-US"/>
        </w:rPr>
        <w:lastRenderedPageBreak/>
        <w:t>GROUPED DATA:</w:t>
      </w:r>
    </w:p>
    <w:p w14:paraId="51BCA457" w14:textId="11CACEF9" w:rsidR="00017014" w:rsidRPr="00A704E8" w:rsidRDefault="00017014" w:rsidP="00017014">
      <w:pPr>
        <w:pStyle w:val="ListParagraph"/>
        <w:ind w:left="1080"/>
        <w:rPr>
          <w:b/>
          <w:bCs/>
          <w:sz w:val="32"/>
          <w:szCs w:val="32"/>
          <w:lang w:val="en-US"/>
        </w:rPr>
      </w:pPr>
      <w:r w:rsidRPr="00A704E8">
        <w:rPr>
          <w:b/>
          <w:bCs/>
          <w:sz w:val="32"/>
          <w:szCs w:val="32"/>
          <w:lang w:val="en-US"/>
        </w:rPr>
        <w:t xml:space="preserve">      MEDIAN</w:t>
      </w:r>
      <w:r w:rsidR="0003404A" w:rsidRPr="00A704E8">
        <w:rPr>
          <w:b/>
          <w:bCs/>
          <w:sz w:val="32"/>
          <w:szCs w:val="32"/>
          <w:lang w:val="en-US"/>
        </w:rPr>
        <w:t>=</w:t>
      </w:r>
      <w:r w:rsidR="00454445" w:rsidRPr="00A704E8">
        <w:rPr>
          <w:b/>
          <w:bCs/>
          <w:sz w:val="32"/>
          <w:szCs w:val="32"/>
          <w:lang w:val="en-US"/>
        </w:rPr>
        <w:t>L+((n/2-</w:t>
      </w:r>
      <w:r w:rsidR="003F5800" w:rsidRPr="00A704E8">
        <w:rPr>
          <w:b/>
          <w:bCs/>
          <w:sz w:val="32"/>
          <w:szCs w:val="32"/>
          <w:lang w:val="en-US"/>
        </w:rPr>
        <w:t>cf</w:t>
      </w:r>
      <w:r w:rsidR="003F5800" w:rsidRPr="00A704E8">
        <w:rPr>
          <w:b/>
          <w:bCs/>
          <w:sz w:val="32"/>
          <w:szCs w:val="32"/>
          <w:vertAlign w:val="subscript"/>
          <w:lang w:val="en-US"/>
        </w:rPr>
        <w:t>i</w:t>
      </w:r>
      <w:r w:rsidR="003F5800" w:rsidRPr="00A704E8">
        <w:rPr>
          <w:b/>
          <w:bCs/>
          <w:sz w:val="32"/>
          <w:szCs w:val="32"/>
          <w:lang w:val="en-US"/>
        </w:rPr>
        <w:t>)/f</w:t>
      </w:r>
      <w:r w:rsidR="003F5800" w:rsidRPr="00A704E8">
        <w:rPr>
          <w:b/>
          <w:bCs/>
          <w:sz w:val="32"/>
          <w:szCs w:val="32"/>
          <w:vertAlign w:val="subscript"/>
          <w:lang w:val="en-US"/>
        </w:rPr>
        <w:t xml:space="preserve">i </w:t>
      </w:r>
      <w:r w:rsidR="008B2F9E" w:rsidRPr="00A704E8">
        <w:rPr>
          <w:b/>
          <w:bCs/>
          <w:sz w:val="32"/>
          <w:szCs w:val="32"/>
          <w:lang w:val="en-US"/>
        </w:rPr>
        <w:t>)*h.</w:t>
      </w:r>
    </w:p>
    <w:p w14:paraId="4FB499C0" w14:textId="0D11DBD5" w:rsidR="008B2F9E" w:rsidRDefault="008B2F9E" w:rsidP="008B2F9E">
      <w:pPr>
        <w:rPr>
          <w:sz w:val="32"/>
          <w:szCs w:val="32"/>
          <w:lang w:val="en-US"/>
        </w:rPr>
      </w:pPr>
      <w:r>
        <w:rPr>
          <w:sz w:val="32"/>
          <w:szCs w:val="32"/>
          <w:lang w:val="en-US"/>
        </w:rPr>
        <w:t xml:space="preserve"> </w:t>
      </w:r>
      <w:r w:rsidR="00F4733B">
        <w:rPr>
          <w:sz w:val="32"/>
          <w:szCs w:val="32"/>
          <w:lang w:val="en-US"/>
        </w:rPr>
        <w:t>L=L</w:t>
      </w:r>
      <w:r w:rsidR="00DC5592">
        <w:rPr>
          <w:sz w:val="32"/>
          <w:szCs w:val="32"/>
          <w:lang w:val="en-US"/>
        </w:rPr>
        <w:t>ower limit of median class.</w:t>
      </w:r>
    </w:p>
    <w:p w14:paraId="72094B07" w14:textId="16049699" w:rsidR="00DC5592" w:rsidRDefault="00667AC8" w:rsidP="008B2F9E">
      <w:pPr>
        <w:rPr>
          <w:sz w:val="32"/>
          <w:szCs w:val="32"/>
          <w:lang w:val="en-US"/>
        </w:rPr>
      </w:pPr>
      <w:r>
        <w:rPr>
          <w:sz w:val="32"/>
          <w:szCs w:val="32"/>
          <w:lang w:val="en-US"/>
        </w:rPr>
        <w:t>n=number of observations</w:t>
      </w:r>
      <w:r w:rsidR="00FB1E03">
        <w:rPr>
          <w:sz w:val="32"/>
          <w:szCs w:val="32"/>
          <w:lang w:val="en-US"/>
        </w:rPr>
        <w:t>.</w:t>
      </w:r>
    </w:p>
    <w:p w14:paraId="529D6DC9" w14:textId="6380FD37" w:rsidR="00667AC8" w:rsidRDefault="00667AC8" w:rsidP="008B2F9E">
      <w:pPr>
        <w:rPr>
          <w:sz w:val="32"/>
          <w:szCs w:val="32"/>
          <w:lang w:val="en-US"/>
        </w:rPr>
      </w:pPr>
      <w:r>
        <w:rPr>
          <w:sz w:val="32"/>
          <w:szCs w:val="32"/>
          <w:lang w:val="en-US"/>
        </w:rPr>
        <w:t>f</w:t>
      </w:r>
      <w:r>
        <w:rPr>
          <w:sz w:val="32"/>
          <w:szCs w:val="32"/>
          <w:vertAlign w:val="subscript"/>
          <w:lang w:val="en-US"/>
        </w:rPr>
        <w:t>i</w:t>
      </w:r>
      <w:r w:rsidR="00C30704">
        <w:rPr>
          <w:sz w:val="32"/>
          <w:szCs w:val="32"/>
          <w:lang w:val="en-US"/>
        </w:rPr>
        <w:t xml:space="preserve">=frequency of median </w:t>
      </w:r>
      <w:r w:rsidR="00B95531">
        <w:rPr>
          <w:sz w:val="32"/>
          <w:szCs w:val="32"/>
          <w:lang w:val="en-US"/>
        </w:rPr>
        <w:t>class.</w:t>
      </w:r>
    </w:p>
    <w:p w14:paraId="4325AC61" w14:textId="77777777" w:rsidR="00217D55" w:rsidRDefault="00B95531" w:rsidP="008B2F9E">
      <w:pPr>
        <w:rPr>
          <w:sz w:val="32"/>
          <w:szCs w:val="32"/>
          <w:lang w:val="en-US"/>
        </w:rPr>
      </w:pPr>
      <w:r>
        <w:rPr>
          <w:sz w:val="32"/>
          <w:szCs w:val="32"/>
          <w:lang w:val="en-US"/>
        </w:rPr>
        <w:t>cf</w:t>
      </w:r>
      <w:r>
        <w:rPr>
          <w:sz w:val="32"/>
          <w:szCs w:val="32"/>
          <w:vertAlign w:val="subscript"/>
          <w:lang w:val="en-US"/>
        </w:rPr>
        <w:t>i</w:t>
      </w:r>
      <w:r>
        <w:rPr>
          <w:sz w:val="32"/>
          <w:szCs w:val="32"/>
          <w:lang w:val="en-US"/>
        </w:rPr>
        <w:t>=</w:t>
      </w:r>
      <w:r w:rsidR="00B776E9">
        <w:rPr>
          <w:sz w:val="32"/>
          <w:szCs w:val="32"/>
          <w:lang w:val="en-US"/>
        </w:rPr>
        <w:t xml:space="preserve">cumulative frequency </w:t>
      </w:r>
      <w:r w:rsidR="00FB1E03">
        <w:rPr>
          <w:sz w:val="32"/>
          <w:szCs w:val="32"/>
          <w:lang w:val="en-US"/>
        </w:rPr>
        <w:t>of the pervious class.</w:t>
      </w:r>
    </w:p>
    <w:p w14:paraId="783932FC" w14:textId="7FA03219" w:rsidR="00217D55" w:rsidRDefault="00F17EED" w:rsidP="008B2F9E">
      <w:pPr>
        <w:rPr>
          <w:b/>
          <w:bCs/>
          <w:sz w:val="32"/>
          <w:szCs w:val="32"/>
          <w:lang w:val="en-US"/>
        </w:rPr>
      </w:pPr>
      <w:r>
        <w:rPr>
          <w:b/>
          <w:bCs/>
          <w:sz w:val="32"/>
          <w:szCs w:val="32"/>
          <w:lang w:val="en-US"/>
        </w:rPr>
        <w:t>#</w:t>
      </w:r>
      <w:r w:rsidR="00217D55" w:rsidRPr="00217D55">
        <w:rPr>
          <w:b/>
          <w:bCs/>
          <w:sz w:val="32"/>
          <w:szCs w:val="32"/>
          <w:lang w:val="en-US"/>
        </w:rPr>
        <w:t>NOTE:</w:t>
      </w:r>
    </w:p>
    <w:p w14:paraId="35E41532" w14:textId="09EF90CD" w:rsidR="00B95531" w:rsidRDefault="00217D55" w:rsidP="008B2F9E">
      <w:pPr>
        <w:rPr>
          <w:sz w:val="32"/>
          <w:szCs w:val="32"/>
          <w:lang w:val="en-US"/>
        </w:rPr>
      </w:pPr>
      <w:r w:rsidRPr="008403B5">
        <w:rPr>
          <w:sz w:val="32"/>
          <w:szCs w:val="32"/>
          <w:lang w:val="en-US"/>
        </w:rPr>
        <w:t xml:space="preserve">          </w:t>
      </w:r>
      <w:r w:rsidR="008403B5" w:rsidRPr="008403B5">
        <w:rPr>
          <w:sz w:val="32"/>
          <w:szCs w:val="32"/>
          <w:lang w:val="en-US"/>
        </w:rPr>
        <w:t xml:space="preserve">Median </w:t>
      </w:r>
      <w:r w:rsidR="008403B5">
        <w:rPr>
          <w:sz w:val="32"/>
          <w:szCs w:val="32"/>
          <w:lang w:val="en-US"/>
        </w:rPr>
        <w:t>is especially used when the distribution has outliers</w:t>
      </w:r>
      <w:r w:rsidR="003559C1">
        <w:rPr>
          <w:sz w:val="32"/>
          <w:szCs w:val="32"/>
          <w:lang w:val="en-US"/>
        </w:rPr>
        <w:t xml:space="preserve"> . Since the median is less effected with the extreme values.</w:t>
      </w:r>
    </w:p>
    <w:p w14:paraId="598F5A7E" w14:textId="180C67B6" w:rsidR="00B85538" w:rsidRDefault="00B85538" w:rsidP="008B2F9E">
      <w:pPr>
        <w:rPr>
          <w:b/>
          <w:bCs/>
          <w:sz w:val="40"/>
          <w:szCs w:val="40"/>
          <w:lang w:val="en-US"/>
        </w:rPr>
      </w:pPr>
      <w:r w:rsidRPr="00B85538">
        <w:rPr>
          <w:b/>
          <w:bCs/>
          <w:sz w:val="40"/>
          <w:szCs w:val="40"/>
          <w:lang w:val="en-US"/>
        </w:rPr>
        <w:t>*MODE:</w:t>
      </w:r>
    </w:p>
    <w:p w14:paraId="28D707DE" w14:textId="23EC56D2" w:rsidR="00B85538" w:rsidRDefault="00B85538" w:rsidP="008B2F9E">
      <w:pPr>
        <w:rPr>
          <w:sz w:val="32"/>
          <w:szCs w:val="32"/>
          <w:lang w:val="en-US"/>
        </w:rPr>
      </w:pPr>
      <w:r>
        <w:rPr>
          <w:b/>
          <w:bCs/>
          <w:sz w:val="40"/>
          <w:szCs w:val="40"/>
          <w:lang w:val="en-US"/>
        </w:rPr>
        <w:t xml:space="preserve">              </w:t>
      </w:r>
      <w:r w:rsidR="004467B3" w:rsidRPr="004467B3">
        <w:rPr>
          <w:sz w:val="32"/>
          <w:szCs w:val="32"/>
          <w:lang w:val="en-US"/>
        </w:rPr>
        <w:t>It is the most repeated value in the given data</w:t>
      </w:r>
      <w:r w:rsidR="004467B3">
        <w:rPr>
          <w:sz w:val="32"/>
          <w:szCs w:val="32"/>
          <w:lang w:val="en-US"/>
        </w:rPr>
        <w:t>.</w:t>
      </w:r>
    </w:p>
    <w:p w14:paraId="2FB377E6" w14:textId="2B9B2216" w:rsidR="003A6C2C" w:rsidRDefault="004467B3" w:rsidP="008B2F9E">
      <w:pPr>
        <w:rPr>
          <w:sz w:val="32"/>
          <w:szCs w:val="32"/>
          <w:lang w:val="en-US"/>
        </w:rPr>
      </w:pPr>
      <w:r>
        <w:rPr>
          <w:sz w:val="32"/>
          <w:szCs w:val="32"/>
          <w:lang w:val="en-US"/>
        </w:rPr>
        <w:t xml:space="preserve">     </w:t>
      </w:r>
      <w:r w:rsidR="00133ECD">
        <w:rPr>
          <w:sz w:val="32"/>
          <w:szCs w:val="32"/>
          <w:lang w:val="en-US"/>
        </w:rPr>
        <w:t>If the data is grouped then mode is the average of the class interval which has highest f</w:t>
      </w:r>
      <w:r w:rsidR="003A6C2C">
        <w:rPr>
          <w:sz w:val="32"/>
          <w:szCs w:val="32"/>
          <w:lang w:val="en-US"/>
        </w:rPr>
        <w:t>requency.</w:t>
      </w:r>
    </w:p>
    <w:p w14:paraId="2B594B5C" w14:textId="77777777" w:rsidR="00ED6379" w:rsidRPr="00F17EED" w:rsidRDefault="00C102D1" w:rsidP="00F17EED">
      <w:pPr>
        <w:pStyle w:val="ListParagraph"/>
        <w:numPr>
          <w:ilvl w:val="0"/>
          <w:numId w:val="46"/>
        </w:numPr>
        <w:rPr>
          <w:sz w:val="32"/>
          <w:szCs w:val="32"/>
          <w:lang w:val="en-US"/>
        </w:rPr>
      </w:pPr>
      <w:r w:rsidRPr="00F17EED">
        <w:rPr>
          <w:sz w:val="32"/>
          <w:szCs w:val="32"/>
          <w:lang w:val="en-US"/>
        </w:rPr>
        <w:t>Find mean median mode for the following given data 40</w:t>
      </w:r>
      <w:r w:rsidR="00C62831" w:rsidRPr="00F17EED">
        <w:rPr>
          <w:sz w:val="32"/>
          <w:szCs w:val="32"/>
          <w:lang w:val="en-US"/>
        </w:rPr>
        <w:t xml:space="preserve">, </w:t>
      </w:r>
      <w:r w:rsidRPr="00F17EED">
        <w:rPr>
          <w:sz w:val="32"/>
          <w:szCs w:val="32"/>
          <w:lang w:val="en-US"/>
        </w:rPr>
        <w:t>73</w:t>
      </w:r>
      <w:r w:rsidR="00C62831" w:rsidRPr="00F17EED">
        <w:rPr>
          <w:sz w:val="32"/>
          <w:szCs w:val="32"/>
          <w:lang w:val="en-US"/>
        </w:rPr>
        <w:t xml:space="preserve">, </w:t>
      </w:r>
      <w:r w:rsidRPr="00F17EED">
        <w:rPr>
          <w:sz w:val="32"/>
          <w:szCs w:val="32"/>
          <w:lang w:val="en-US"/>
        </w:rPr>
        <w:t>49</w:t>
      </w:r>
      <w:r w:rsidR="00C62831" w:rsidRPr="00F17EED">
        <w:rPr>
          <w:sz w:val="32"/>
          <w:szCs w:val="32"/>
          <w:lang w:val="en-US"/>
        </w:rPr>
        <w:t>,</w:t>
      </w:r>
      <w:r w:rsidRPr="00F17EED">
        <w:rPr>
          <w:sz w:val="32"/>
          <w:szCs w:val="32"/>
          <w:lang w:val="en-US"/>
        </w:rPr>
        <w:t xml:space="preserve"> 83</w:t>
      </w:r>
      <w:r w:rsidR="00C62831"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27</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37</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 xml:space="preserve">, </w:t>
      </w:r>
      <w:r w:rsidRPr="00F17EED">
        <w:rPr>
          <w:sz w:val="32"/>
          <w:szCs w:val="32"/>
          <w:lang w:val="en-US"/>
        </w:rPr>
        <w:t>73</w:t>
      </w:r>
      <w:r w:rsidR="00ED6379" w:rsidRPr="00F17EED">
        <w:rPr>
          <w:sz w:val="32"/>
          <w:szCs w:val="32"/>
          <w:lang w:val="en-US"/>
        </w:rPr>
        <w:t>,</w:t>
      </w:r>
      <w:r w:rsidRPr="00F17EED">
        <w:rPr>
          <w:sz w:val="32"/>
          <w:szCs w:val="32"/>
          <w:lang w:val="en-US"/>
        </w:rPr>
        <w:t xml:space="preserve"> 17</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50</w:t>
      </w:r>
      <w:r w:rsidR="00ED6379" w:rsidRPr="00F17EED">
        <w:rPr>
          <w:sz w:val="32"/>
          <w:szCs w:val="32"/>
          <w:lang w:val="en-US"/>
        </w:rPr>
        <w:t>,</w:t>
      </w:r>
      <w:r w:rsidRPr="00F17EED">
        <w:rPr>
          <w:sz w:val="32"/>
          <w:szCs w:val="32"/>
          <w:lang w:val="en-US"/>
        </w:rPr>
        <w:t xml:space="preserve"> 80</w:t>
      </w:r>
      <w:r w:rsidR="00ED6379" w:rsidRPr="00F17EED">
        <w:rPr>
          <w:sz w:val="32"/>
          <w:szCs w:val="32"/>
          <w:lang w:val="en-US"/>
        </w:rPr>
        <w:t xml:space="preserve">, </w:t>
      </w:r>
      <w:r w:rsidRPr="00F17EED">
        <w:rPr>
          <w:sz w:val="32"/>
          <w:szCs w:val="32"/>
          <w:lang w:val="en-US"/>
        </w:rPr>
        <w:t>35</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 xml:space="preserve">, </w:t>
      </w:r>
      <w:r w:rsidRPr="00F17EED">
        <w:rPr>
          <w:sz w:val="32"/>
          <w:szCs w:val="32"/>
          <w:lang w:val="en-US"/>
        </w:rPr>
        <w:t>31</w:t>
      </w:r>
      <w:r w:rsidR="00ED6379" w:rsidRPr="00F17EED">
        <w:rPr>
          <w:sz w:val="32"/>
          <w:szCs w:val="32"/>
          <w:lang w:val="en-US"/>
        </w:rPr>
        <w:t>,</w:t>
      </w:r>
      <w:r w:rsidRPr="00F17EED">
        <w:rPr>
          <w:sz w:val="32"/>
          <w:szCs w:val="32"/>
          <w:lang w:val="en-US"/>
        </w:rPr>
        <w:t xml:space="preserve"> </w:t>
      </w:r>
      <w:r w:rsidR="003A6C2C" w:rsidRPr="00F17EED">
        <w:rPr>
          <w:sz w:val="32"/>
          <w:szCs w:val="32"/>
          <w:lang w:val="en-US"/>
        </w:rPr>
        <w:t>28</w:t>
      </w:r>
      <w:r w:rsidR="00ED6379" w:rsidRPr="00F17EED">
        <w:rPr>
          <w:sz w:val="32"/>
          <w:szCs w:val="32"/>
          <w:lang w:val="en-US"/>
        </w:rPr>
        <w:t>.</w:t>
      </w:r>
    </w:p>
    <w:p w14:paraId="6E4B6FEB" w14:textId="22A0F280" w:rsidR="006204C7" w:rsidRDefault="008C029F" w:rsidP="003A6C2C">
      <w:pPr>
        <w:pStyle w:val="ListParagraph"/>
        <w:numPr>
          <w:ilvl w:val="0"/>
          <w:numId w:val="32"/>
        </w:numPr>
        <w:ind w:left="360"/>
        <w:rPr>
          <w:sz w:val="32"/>
          <w:szCs w:val="32"/>
          <w:lang w:val="en-US"/>
        </w:rPr>
      </w:pPr>
      <w:r w:rsidRPr="008B36AD">
        <w:rPr>
          <w:sz w:val="32"/>
          <w:szCs w:val="32"/>
          <w:lang w:val="en-US"/>
        </w:rPr>
        <w:t>Find the mean median mode for the following given data 2.3</w:t>
      </w:r>
      <w:r w:rsidR="006B1088" w:rsidRPr="008B36AD">
        <w:rPr>
          <w:sz w:val="32"/>
          <w:szCs w:val="32"/>
          <w:lang w:val="en-US"/>
        </w:rPr>
        <w:t>,</w:t>
      </w:r>
      <w:r w:rsidRPr="008B36AD">
        <w:rPr>
          <w:sz w:val="32"/>
          <w:szCs w:val="32"/>
          <w:lang w:val="en-US"/>
        </w:rPr>
        <w:t xml:space="preserve"> 7</w:t>
      </w:r>
      <w:r w:rsidR="006B1088" w:rsidRPr="008B36AD">
        <w:rPr>
          <w:sz w:val="32"/>
          <w:szCs w:val="32"/>
          <w:lang w:val="en-US"/>
        </w:rPr>
        <w:t xml:space="preserve">, </w:t>
      </w:r>
      <w:r w:rsidRPr="008B36AD">
        <w:rPr>
          <w:sz w:val="32"/>
          <w:szCs w:val="32"/>
          <w:lang w:val="en-US"/>
        </w:rPr>
        <w:t>6.3</w:t>
      </w:r>
      <w:r w:rsidR="006B1088" w:rsidRPr="008B36AD">
        <w:rPr>
          <w:sz w:val="32"/>
          <w:szCs w:val="32"/>
          <w:lang w:val="en-US"/>
        </w:rPr>
        <w:t xml:space="preserve">, </w:t>
      </w:r>
      <w:r w:rsidRPr="008B36AD">
        <w:rPr>
          <w:sz w:val="32"/>
          <w:szCs w:val="32"/>
          <w:lang w:val="en-US"/>
        </w:rPr>
        <w:t>11.3</w:t>
      </w:r>
      <w:r w:rsidR="006B1088" w:rsidRPr="008B36AD">
        <w:rPr>
          <w:sz w:val="32"/>
          <w:szCs w:val="32"/>
          <w:lang w:val="en-US"/>
        </w:rPr>
        <w:t xml:space="preserve">, </w:t>
      </w:r>
      <w:r w:rsidRPr="008B36AD">
        <w:rPr>
          <w:sz w:val="32"/>
          <w:szCs w:val="32"/>
          <w:lang w:val="en-US"/>
        </w:rPr>
        <w:t>9.6</w:t>
      </w:r>
      <w:r w:rsidR="006B1088" w:rsidRPr="008B36AD">
        <w:rPr>
          <w:sz w:val="32"/>
          <w:szCs w:val="32"/>
          <w:lang w:val="en-US"/>
        </w:rPr>
        <w:t xml:space="preserve">, </w:t>
      </w:r>
      <w:r w:rsidRPr="008B36AD">
        <w:rPr>
          <w:sz w:val="32"/>
          <w:szCs w:val="32"/>
          <w:lang w:val="en-US"/>
        </w:rPr>
        <w:t>2.8</w:t>
      </w:r>
      <w:r w:rsidR="006B1088" w:rsidRPr="008B36AD">
        <w:rPr>
          <w:sz w:val="32"/>
          <w:szCs w:val="32"/>
          <w:lang w:val="en-US"/>
        </w:rPr>
        <w:t xml:space="preserve">, </w:t>
      </w:r>
      <w:r w:rsidRPr="008B36AD">
        <w:rPr>
          <w:sz w:val="32"/>
          <w:szCs w:val="32"/>
          <w:lang w:val="en-US"/>
        </w:rPr>
        <w:t>7.1</w:t>
      </w:r>
      <w:r w:rsidR="006B1088" w:rsidRPr="008B36AD">
        <w:rPr>
          <w:sz w:val="32"/>
          <w:szCs w:val="32"/>
          <w:lang w:val="en-US"/>
        </w:rPr>
        <w:t xml:space="preserve">, </w:t>
      </w:r>
      <w:r w:rsidRPr="008B36AD">
        <w:rPr>
          <w:sz w:val="32"/>
          <w:szCs w:val="32"/>
          <w:lang w:val="en-US"/>
        </w:rPr>
        <w:t>5.6</w:t>
      </w:r>
      <w:r w:rsidR="009B778C" w:rsidRPr="008B36AD">
        <w:rPr>
          <w:sz w:val="32"/>
          <w:szCs w:val="32"/>
          <w:lang w:val="en-US"/>
        </w:rPr>
        <w:t xml:space="preserve">, </w:t>
      </w:r>
      <w:r w:rsidRPr="008B36AD">
        <w:rPr>
          <w:sz w:val="32"/>
          <w:szCs w:val="32"/>
          <w:lang w:val="en-US"/>
        </w:rPr>
        <w:t>10.6</w:t>
      </w:r>
      <w:r w:rsidR="009B778C" w:rsidRPr="008B36AD">
        <w:rPr>
          <w:sz w:val="32"/>
          <w:szCs w:val="32"/>
          <w:lang w:val="en-US"/>
        </w:rPr>
        <w:t xml:space="preserve">, </w:t>
      </w:r>
      <w:r w:rsidRPr="008B36AD">
        <w:rPr>
          <w:sz w:val="32"/>
          <w:szCs w:val="32"/>
          <w:lang w:val="en-US"/>
        </w:rPr>
        <w:t>9.1</w:t>
      </w:r>
      <w:r w:rsidR="009B778C" w:rsidRPr="008B36AD">
        <w:rPr>
          <w:sz w:val="32"/>
          <w:szCs w:val="32"/>
          <w:lang w:val="en-US"/>
        </w:rPr>
        <w:t xml:space="preserve">, </w:t>
      </w:r>
      <w:r w:rsidRPr="008B36AD">
        <w:rPr>
          <w:sz w:val="32"/>
          <w:szCs w:val="32"/>
          <w:lang w:val="en-US"/>
        </w:rPr>
        <w:t>3.6</w:t>
      </w:r>
      <w:r w:rsidR="009B778C" w:rsidRPr="008B36AD">
        <w:rPr>
          <w:sz w:val="32"/>
          <w:szCs w:val="32"/>
          <w:lang w:val="en-US"/>
        </w:rPr>
        <w:t xml:space="preserve">, </w:t>
      </w:r>
      <w:r w:rsidRPr="008B36AD">
        <w:rPr>
          <w:sz w:val="32"/>
          <w:szCs w:val="32"/>
          <w:lang w:val="en-US"/>
        </w:rPr>
        <w:t>5.9</w:t>
      </w:r>
      <w:r w:rsidR="009B778C" w:rsidRPr="008B36AD">
        <w:rPr>
          <w:sz w:val="32"/>
          <w:szCs w:val="32"/>
          <w:lang w:val="en-US"/>
        </w:rPr>
        <w:t xml:space="preserve">, </w:t>
      </w:r>
      <w:r w:rsidRPr="008B36AD">
        <w:rPr>
          <w:sz w:val="32"/>
          <w:szCs w:val="32"/>
          <w:lang w:val="en-US"/>
        </w:rPr>
        <w:t>7.8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 xml:space="preserve">, </w:t>
      </w:r>
      <w:r w:rsidRPr="008B36AD">
        <w:rPr>
          <w:sz w:val="32"/>
          <w:szCs w:val="32"/>
          <w:lang w:val="en-US"/>
        </w:rPr>
        <w:t>4.7</w:t>
      </w:r>
      <w:r w:rsidR="009B778C" w:rsidRPr="008B36AD">
        <w:rPr>
          <w:sz w:val="32"/>
          <w:szCs w:val="32"/>
          <w:lang w:val="en-US"/>
        </w:rPr>
        <w:t xml:space="preserve">, </w:t>
      </w:r>
      <w:r w:rsidRPr="008B36AD">
        <w:rPr>
          <w:sz w:val="32"/>
          <w:szCs w:val="32"/>
          <w:lang w:val="en-US"/>
        </w:rPr>
        <w:t>2.9</w:t>
      </w:r>
      <w:r w:rsidR="009B778C" w:rsidRPr="008B36AD">
        <w:rPr>
          <w:sz w:val="32"/>
          <w:szCs w:val="32"/>
          <w:lang w:val="en-US"/>
        </w:rPr>
        <w:t xml:space="preserve">, </w:t>
      </w:r>
      <w:r w:rsidRPr="008B36AD">
        <w:rPr>
          <w:sz w:val="32"/>
          <w:szCs w:val="32"/>
          <w:lang w:val="en-US"/>
        </w:rPr>
        <w:t>7.6</w:t>
      </w:r>
      <w:r w:rsidR="009B778C" w:rsidRPr="008B36AD">
        <w:rPr>
          <w:sz w:val="32"/>
          <w:szCs w:val="32"/>
          <w:lang w:val="en-US"/>
        </w:rPr>
        <w:t xml:space="preserve">, </w:t>
      </w:r>
      <w:r w:rsidRPr="008B36AD">
        <w:rPr>
          <w:sz w:val="32"/>
          <w:szCs w:val="32"/>
          <w:lang w:val="en-US"/>
        </w:rPr>
        <w:t>8.8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w:t>
      </w:r>
      <w:r w:rsidRPr="008B36AD">
        <w:rPr>
          <w:sz w:val="32"/>
          <w:szCs w:val="32"/>
          <w:lang w:val="en-US"/>
        </w:rPr>
        <w:t xml:space="preserve"> 5.5</w:t>
      </w:r>
      <w:r w:rsidR="009B778C" w:rsidRPr="008B36AD">
        <w:rPr>
          <w:sz w:val="32"/>
          <w:szCs w:val="32"/>
          <w:lang w:val="en-US"/>
        </w:rPr>
        <w:t>,</w:t>
      </w:r>
      <w:r w:rsidRPr="008B36AD">
        <w:rPr>
          <w:sz w:val="32"/>
          <w:szCs w:val="32"/>
          <w:lang w:val="en-US"/>
        </w:rPr>
        <w:t xml:space="preserve"> 2.4</w:t>
      </w:r>
      <w:r w:rsidR="009B778C" w:rsidRPr="008B36AD">
        <w:rPr>
          <w:sz w:val="32"/>
          <w:szCs w:val="32"/>
          <w:lang w:val="en-US"/>
        </w:rPr>
        <w:t xml:space="preserve">, </w:t>
      </w:r>
      <w:r w:rsidRPr="008B36AD">
        <w:rPr>
          <w:sz w:val="32"/>
          <w:szCs w:val="32"/>
          <w:lang w:val="en-US"/>
        </w:rPr>
        <w:t>8.3</w:t>
      </w:r>
      <w:r w:rsidR="008A3D9A" w:rsidRPr="008B36AD">
        <w:rPr>
          <w:sz w:val="32"/>
          <w:szCs w:val="32"/>
          <w:lang w:val="en-US"/>
        </w:rPr>
        <w:t>,</w:t>
      </w:r>
      <w:r w:rsidR="00ED4C73" w:rsidRPr="008B36AD">
        <w:rPr>
          <w:sz w:val="32"/>
          <w:szCs w:val="32"/>
          <w:lang w:val="en-US"/>
        </w:rPr>
        <w:t xml:space="preserve"> 9.7</w:t>
      </w:r>
      <w:r w:rsidR="008A3D9A" w:rsidRPr="008B36AD">
        <w:rPr>
          <w:sz w:val="32"/>
          <w:szCs w:val="32"/>
          <w:lang w:val="en-US"/>
        </w:rPr>
        <w:t xml:space="preserve">, </w:t>
      </w:r>
      <w:r w:rsidR="00ED4C73" w:rsidRPr="008B36AD">
        <w:rPr>
          <w:sz w:val="32"/>
          <w:szCs w:val="32"/>
          <w:lang w:val="en-US"/>
        </w:rPr>
        <w:t>6.4</w:t>
      </w:r>
      <w:r w:rsidR="008A3D9A" w:rsidRPr="008B36AD">
        <w:rPr>
          <w:sz w:val="32"/>
          <w:szCs w:val="32"/>
          <w:lang w:val="en-US"/>
        </w:rPr>
        <w:t xml:space="preserve">, </w:t>
      </w:r>
      <w:r w:rsidR="00ED4C73" w:rsidRPr="008B36AD">
        <w:rPr>
          <w:sz w:val="32"/>
          <w:szCs w:val="32"/>
          <w:lang w:val="en-US"/>
        </w:rPr>
        <w:t>6.8</w:t>
      </w:r>
      <w:r w:rsidR="008A3D9A" w:rsidRPr="008B36AD">
        <w:rPr>
          <w:sz w:val="32"/>
          <w:szCs w:val="32"/>
          <w:lang w:val="en-US"/>
        </w:rPr>
        <w:t xml:space="preserve">, </w:t>
      </w:r>
      <w:r w:rsidR="00ED4C73" w:rsidRPr="008B36AD">
        <w:rPr>
          <w:sz w:val="32"/>
          <w:szCs w:val="32"/>
          <w:lang w:val="en-US"/>
        </w:rPr>
        <w:t>3</w:t>
      </w:r>
      <w:r w:rsidR="008A3D9A" w:rsidRPr="008B36AD">
        <w:rPr>
          <w:sz w:val="32"/>
          <w:szCs w:val="32"/>
          <w:lang w:val="en-US"/>
        </w:rPr>
        <w:t xml:space="preserve">, </w:t>
      </w:r>
      <w:r w:rsidR="00ED4C73" w:rsidRPr="008B36AD">
        <w:rPr>
          <w:sz w:val="32"/>
          <w:szCs w:val="32"/>
          <w:lang w:val="en-US"/>
        </w:rPr>
        <w:t>3</w:t>
      </w:r>
      <w:r w:rsidR="00E35036" w:rsidRPr="008B36AD">
        <w:rPr>
          <w:sz w:val="32"/>
          <w:szCs w:val="32"/>
          <w:lang w:val="en-US"/>
        </w:rPr>
        <w:t xml:space="preserve">.9, 8, 7.5, 7.2, </w:t>
      </w:r>
      <w:r w:rsidR="007E31E1" w:rsidRPr="008B36AD">
        <w:rPr>
          <w:sz w:val="32"/>
          <w:szCs w:val="32"/>
          <w:lang w:val="en-US"/>
        </w:rPr>
        <w:t>4.6, 3</w:t>
      </w:r>
      <w:r w:rsidR="00ED4C73" w:rsidRPr="008B36AD">
        <w:rPr>
          <w:sz w:val="32"/>
          <w:szCs w:val="32"/>
          <w:lang w:val="en-US"/>
        </w:rPr>
        <w:t>.6</w:t>
      </w:r>
      <w:r w:rsidR="007E31E1" w:rsidRPr="008B36AD">
        <w:rPr>
          <w:sz w:val="32"/>
          <w:szCs w:val="32"/>
          <w:lang w:val="en-US"/>
        </w:rPr>
        <w:t xml:space="preserve">, </w:t>
      </w:r>
      <w:r w:rsidR="00ED4C73" w:rsidRPr="008B36AD">
        <w:rPr>
          <w:sz w:val="32"/>
          <w:szCs w:val="32"/>
          <w:lang w:val="en-US"/>
        </w:rPr>
        <w:t>8.4</w:t>
      </w:r>
      <w:r w:rsidR="007E31E1" w:rsidRPr="008B36AD">
        <w:rPr>
          <w:sz w:val="32"/>
          <w:szCs w:val="32"/>
          <w:lang w:val="en-US"/>
        </w:rPr>
        <w:t xml:space="preserve">, </w:t>
      </w:r>
      <w:r w:rsidR="00ED4C73" w:rsidRPr="008B36AD">
        <w:rPr>
          <w:sz w:val="32"/>
          <w:szCs w:val="32"/>
          <w:lang w:val="en-US"/>
        </w:rPr>
        <w:t>8.1</w:t>
      </w:r>
      <w:r w:rsidR="007E31E1" w:rsidRPr="008B36AD">
        <w:rPr>
          <w:sz w:val="32"/>
          <w:szCs w:val="32"/>
          <w:lang w:val="en-US"/>
        </w:rPr>
        <w:t xml:space="preserve">, </w:t>
      </w:r>
      <w:r w:rsidR="00ED4C73" w:rsidRPr="008B36AD">
        <w:rPr>
          <w:sz w:val="32"/>
          <w:szCs w:val="32"/>
          <w:lang w:val="en-US"/>
        </w:rPr>
        <w:t>7.7</w:t>
      </w:r>
      <w:r w:rsidR="007E31E1" w:rsidRPr="008B36AD">
        <w:rPr>
          <w:sz w:val="32"/>
          <w:szCs w:val="32"/>
          <w:lang w:val="en-US"/>
        </w:rPr>
        <w:t xml:space="preserve">, </w:t>
      </w:r>
      <w:r w:rsidR="00ED4C73" w:rsidRPr="008B36AD">
        <w:rPr>
          <w:sz w:val="32"/>
          <w:szCs w:val="32"/>
          <w:lang w:val="en-US"/>
        </w:rPr>
        <w:t>4.4</w:t>
      </w:r>
      <w:r w:rsidR="008B36AD" w:rsidRPr="008B36AD">
        <w:rPr>
          <w:sz w:val="32"/>
          <w:szCs w:val="32"/>
          <w:lang w:val="en-US"/>
        </w:rPr>
        <w:t xml:space="preserve">, </w:t>
      </w:r>
      <w:r w:rsidR="00ED4C73" w:rsidRPr="008B36AD">
        <w:rPr>
          <w:sz w:val="32"/>
          <w:szCs w:val="32"/>
          <w:lang w:val="en-US"/>
        </w:rPr>
        <w:t>4.1</w:t>
      </w:r>
      <w:r w:rsidR="008B36AD" w:rsidRPr="008B36AD">
        <w:rPr>
          <w:sz w:val="32"/>
          <w:szCs w:val="32"/>
          <w:lang w:val="en-US"/>
        </w:rPr>
        <w:t xml:space="preserve">, </w:t>
      </w:r>
      <w:r w:rsidR="00ED4C73" w:rsidRPr="008B36AD">
        <w:rPr>
          <w:sz w:val="32"/>
          <w:szCs w:val="32"/>
          <w:lang w:val="en-US"/>
        </w:rPr>
        <w:t>7.5</w:t>
      </w:r>
      <w:r w:rsidR="008B36AD" w:rsidRPr="008B36AD">
        <w:rPr>
          <w:sz w:val="32"/>
          <w:szCs w:val="32"/>
          <w:lang w:val="en-US"/>
        </w:rPr>
        <w:t>,</w:t>
      </w:r>
      <w:r w:rsidR="00ED4C73" w:rsidRPr="008B36AD">
        <w:rPr>
          <w:sz w:val="32"/>
          <w:szCs w:val="32"/>
          <w:lang w:val="en-US"/>
        </w:rPr>
        <w:t xml:space="preserve"> 10</w:t>
      </w:r>
      <w:r w:rsidR="008B36AD">
        <w:rPr>
          <w:sz w:val="32"/>
          <w:szCs w:val="32"/>
          <w:lang w:val="en-US"/>
        </w:rPr>
        <w:t xml:space="preserve">.3, 7.6, 3.4, 4.8, 7.5, 7.2, 7.2, 4.6, 4.7, 7.6, 11.4, 6.8, 6.9, </w:t>
      </w:r>
      <w:r w:rsidR="00BB53E7">
        <w:rPr>
          <w:sz w:val="32"/>
          <w:szCs w:val="32"/>
          <w:lang w:val="en-US"/>
        </w:rPr>
        <w:t>5.9, 11, 10.4, 6.3, 6.4, 12, 9.5.</w:t>
      </w:r>
    </w:p>
    <w:p w14:paraId="42298802" w14:textId="51761E68" w:rsidR="00BB53E7" w:rsidRDefault="002B42FD" w:rsidP="003A6C2C">
      <w:pPr>
        <w:pStyle w:val="ListParagraph"/>
        <w:numPr>
          <w:ilvl w:val="0"/>
          <w:numId w:val="32"/>
        </w:numPr>
        <w:ind w:left="360"/>
        <w:rPr>
          <w:sz w:val="32"/>
          <w:szCs w:val="32"/>
          <w:lang w:val="en-US"/>
        </w:rPr>
      </w:pPr>
      <w:r>
        <w:rPr>
          <w:sz w:val="32"/>
          <w:szCs w:val="32"/>
          <w:lang w:val="en-US"/>
        </w:rPr>
        <w:t xml:space="preserve">Calculate the mean median mode for the given data15.2, 16.1, 16.5, 16.7, </w:t>
      </w:r>
      <w:r w:rsidR="00D97D4F">
        <w:rPr>
          <w:sz w:val="32"/>
          <w:szCs w:val="32"/>
          <w:lang w:val="en-US"/>
        </w:rPr>
        <w:t xml:space="preserve">17.2, 17.5, 17.7, 18.3, 18.6, 18.8, 18.9, 19.1, </w:t>
      </w:r>
      <w:r w:rsidR="00197D10">
        <w:rPr>
          <w:sz w:val="32"/>
          <w:szCs w:val="32"/>
          <w:lang w:val="en-US"/>
        </w:rPr>
        <w:t xml:space="preserve">19.2, 19.2, 19.6, 19.8, 19.9, 20.2, 20.3, </w:t>
      </w:r>
      <w:r w:rsidR="00F62D7D">
        <w:rPr>
          <w:sz w:val="32"/>
          <w:szCs w:val="32"/>
          <w:lang w:val="en-US"/>
        </w:rPr>
        <w:t xml:space="preserve">20.3, 20.8, 21.1, 21.4, 21.7, 22.2, 22.2, 22.5, </w:t>
      </w:r>
      <w:r w:rsidR="00C65F33">
        <w:rPr>
          <w:sz w:val="32"/>
          <w:szCs w:val="32"/>
          <w:lang w:val="en-US"/>
        </w:rPr>
        <w:t>22.7, 22.9, 23.3, 23.6, 24.1, 24.5, 24.9.</w:t>
      </w:r>
    </w:p>
    <w:p w14:paraId="41B91299" w14:textId="66A81129" w:rsidR="006204C7" w:rsidRPr="00EC2D09" w:rsidRDefault="00F83B41" w:rsidP="008B2F9E">
      <w:pPr>
        <w:pStyle w:val="ListParagraph"/>
        <w:numPr>
          <w:ilvl w:val="0"/>
          <w:numId w:val="32"/>
        </w:numPr>
        <w:ind w:left="360"/>
        <w:rPr>
          <w:sz w:val="32"/>
          <w:szCs w:val="32"/>
          <w:lang w:val="en-US"/>
        </w:rPr>
      </w:pPr>
      <w:r>
        <w:rPr>
          <w:sz w:val="32"/>
          <w:szCs w:val="32"/>
          <w:lang w:val="en-US"/>
        </w:rPr>
        <w:t>Find the m</w:t>
      </w:r>
      <w:r w:rsidR="00D113D5">
        <w:rPr>
          <w:sz w:val="32"/>
          <w:szCs w:val="32"/>
          <w:lang w:val="en-US"/>
        </w:rPr>
        <w:t>e</w:t>
      </w:r>
      <w:r>
        <w:rPr>
          <w:sz w:val="32"/>
          <w:szCs w:val="32"/>
          <w:lang w:val="en-US"/>
        </w:rPr>
        <w:t>an median mode for the given values 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6</w:t>
      </w:r>
      <w:r w:rsidR="008B06D1">
        <w:rPr>
          <w:sz w:val="32"/>
          <w:szCs w:val="32"/>
          <w:lang w:val="en-US"/>
        </w:rPr>
        <w:t xml:space="preserve">, </w:t>
      </w:r>
      <w:r>
        <w:rPr>
          <w:sz w:val="32"/>
          <w:szCs w:val="32"/>
          <w:lang w:val="en-US"/>
        </w:rPr>
        <w:t>6</w:t>
      </w:r>
      <w:r w:rsidR="00D113D5">
        <w:rPr>
          <w:sz w:val="32"/>
          <w:szCs w:val="32"/>
          <w:lang w:val="en-US"/>
        </w:rPr>
        <w:t xml:space="preserve">, </w:t>
      </w:r>
      <w:r>
        <w:rPr>
          <w:sz w:val="32"/>
          <w:szCs w:val="32"/>
          <w:lang w:val="en-US"/>
        </w:rPr>
        <w:t>10</w:t>
      </w:r>
      <w:r w:rsidR="00D113D5">
        <w:rPr>
          <w:sz w:val="32"/>
          <w:szCs w:val="32"/>
          <w:lang w:val="en-US"/>
        </w:rPr>
        <w:t>, 10,</w:t>
      </w:r>
      <w:r w:rsidR="00C87551">
        <w:rPr>
          <w:sz w:val="32"/>
          <w:szCs w:val="32"/>
          <w:lang w:val="en-US"/>
        </w:rPr>
        <w:t xml:space="preserve"> 6, 12, 12,</w:t>
      </w:r>
      <w:r w:rsidR="00AB5A2E">
        <w:rPr>
          <w:sz w:val="32"/>
          <w:szCs w:val="32"/>
          <w:lang w:val="en-US"/>
        </w:rPr>
        <w:t xml:space="preserve"> 12, 7, 7, </w:t>
      </w:r>
      <w:r w:rsidR="005B4C46">
        <w:rPr>
          <w:sz w:val="32"/>
          <w:szCs w:val="32"/>
          <w:lang w:val="en-US"/>
        </w:rPr>
        <w:t>12, 15</w:t>
      </w:r>
      <w:r w:rsidR="00D113D5">
        <w:rPr>
          <w:sz w:val="32"/>
          <w:szCs w:val="32"/>
          <w:lang w:val="en-US"/>
        </w:rPr>
        <w:t>,</w:t>
      </w:r>
      <w:r>
        <w:rPr>
          <w:sz w:val="32"/>
          <w:szCs w:val="32"/>
          <w:lang w:val="en-US"/>
        </w:rPr>
        <w:t xml:space="preserve"> 7</w:t>
      </w:r>
      <w:r w:rsidR="00D113D5">
        <w:rPr>
          <w:sz w:val="32"/>
          <w:szCs w:val="32"/>
          <w:lang w:val="en-US"/>
        </w:rPr>
        <w:t xml:space="preserve">, </w:t>
      </w:r>
      <w:r>
        <w:rPr>
          <w:sz w:val="32"/>
          <w:szCs w:val="32"/>
          <w:lang w:val="en-US"/>
        </w:rPr>
        <w:t>7</w:t>
      </w:r>
      <w:r w:rsidR="00D113D5">
        <w:rPr>
          <w:sz w:val="32"/>
          <w:szCs w:val="32"/>
          <w:lang w:val="en-US"/>
        </w:rPr>
        <w:t>,</w:t>
      </w:r>
      <w:r>
        <w:rPr>
          <w:sz w:val="32"/>
          <w:szCs w:val="32"/>
          <w:lang w:val="en-US"/>
        </w:rPr>
        <w:t xml:space="preserve"> </w:t>
      </w:r>
      <w:r w:rsidR="005B4C46">
        <w:rPr>
          <w:sz w:val="32"/>
          <w:szCs w:val="32"/>
          <w:lang w:val="en-US"/>
        </w:rPr>
        <w:t>15, 15</w:t>
      </w:r>
      <w:r w:rsidR="00F42A40">
        <w:rPr>
          <w:sz w:val="32"/>
          <w:szCs w:val="32"/>
          <w:lang w:val="en-US"/>
        </w:rPr>
        <w:t xml:space="preserve">, </w:t>
      </w:r>
      <w:r>
        <w:rPr>
          <w:sz w:val="32"/>
          <w:szCs w:val="32"/>
          <w:lang w:val="en-US"/>
        </w:rPr>
        <w:t>12</w:t>
      </w:r>
      <w:r w:rsidR="00F42A40">
        <w:rPr>
          <w:sz w:val="32"/>
          <w:szCs w:val="32"/>
          <w:lang w:val="en-US"/>
        </w:rPr>
        <w:t>,</w:t>
      </w:r>
      <w:r>
        <w:rPr>
          <w:sz w:val="32"/>
          <w:szCs w:val="32"/>
          <w:lang w:val="en-US"/>
        </w:rPr>
        <w:t xml:space="preserve"> 12</w:t>
      </w:r>
      <w:r w:rsidR="00F42A40">
        <w:rPr>
          <w:sz w:val="32"/>
          <w:szCs w:val="32"/>
          <w:lang w:val="en-US"/>
        </w:rPr>
        <w:t>,</w:t>
      </w:r>
      <w:r>
        <w:rPr>
          <w:sz w:val="32"/>
          <w:szCs w:val="32"/>
          <w:lang w:val="en-US"/>
        </w:rPr>
        <w:t xml:space="preserve"> 15</w:t>
      </w:r>
      <w:r w:rsidR="00F42A40">
        <w:rPr>
          <w:sz w:val="32"/>
          <w:szCs w:val="32"/>
          <w:lang w:val="en-US"/>
        </w:rPr>
        <w:t>,</w:t>
      </w:r>
      <w:r>
        <w:rPr>
          <w:sz w:val="32"/>
          <w:szCs w:val="32"/>
          <w:lang w:val="en-US"/>
        </w:rPr>
        <w:t xml:space="preserve"> 15</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w:t>
      </w:r>
      <w:r>
        <w:rPr>
          <w:sz w:val="32"/>
          <w:szCs w:val="32"/>
          <w:lang w:val="en-US"/>
        </w:rPr>
        <w:t xml:space="preserve"> 15 15</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sidR="00ED1874">
        <w:rPr>
          <w:sz w:val="32"/>
          <w:szCs w:val="32"/>
          <w:lang w:val="en-US"/>
        </w:rPr>
        <w:t>7</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ED1874">
        <w:rPr>
          <w:sz w:val="32"/>
          <w:szCs w:val="32"/>
          <w:lang w:val="en-US"/>
        </w:rPr>
        <w:t>15</w:t>
      </w:r>
      <w:r w:rsidR="00F42A40">
        <w:rPr>
          <w:sz w:val="32"/>
          <w:szCs w:val="32"/>
          <w:lang w:val="en-US"/>
        </w:rPr>
        <w:t xml:space="preserve">, </w:t>
      </w:r>
      <w:r w:rsidR="008B06D1">
        <w:rPr>
          <w:sz w:val="32"/>
          <w:szCs w:val="32"/>
          <w:lang w:val="en-US"/>
        </w:rPr>
        <w:t>7</w:t>
      </w:r>
      <w:r w:rsidR="00F42A40">
        <w:rPr>
          <w:sz w:val="32"/>
          <w:szCs w:val="32"/>
          <w:lang w:val="en-US"/>
        </w:rPr>
        <w:t xml:space="preserve">, </w:t>
      </w:r>
      <w:r w:rsidR="008B06D1">
        <w:rPr>
          <w:sz w:val="32"/>
          <w:szCs w:val="32"/>
          <w:lang w:val="en-US"/>
        </w:rPr>
        <w:t>7</w:t>
      </w:r>
      <w:r w:rsidR="00F42A40">
        <w:rPr>
          <w:sz w:val="32"/>
          <w:szCs w:val="32"/>
          <w:lang w:val="en-US"/>
        </w:rPr>
        <w:t>.</w:t>
      </w:r>
    </w:p>
    <w:p w14:paraId="6184A9B1" w14:textId="6111AAD0" w:rsidR="00C15906" w:rsidRDefault="00C15906" w:rsidP="008B2F9E">
      <w:pPr>
        <w:rPr>
          <w:b/>
          <w:bCs/>
          <w:sz w:val="32"/>
          <w:szCs w:val="32"/>
          <w:lang w:val="en-US"/>
        </w:rPr>
      </w:pPr>
      <w:r w:rsidRPr="00491D45">
        <w:rPr>
          <w:b/>
          <w:bCs/>
          <w:sz w:val="32"/>
          <w:szCs w:val="32"/>
          <w:lang w:val="en-US"/>
        </w:rPr>
        <w:t>MEASURES OF VARIABLE</w:t>
      </w:r>
      <w:r w:rsidR="00491D45" w:rsidRPr="00491D45">
        <w:rPr>
          <w:b/>
          <w:bCs/>
          <w:sz w:val="32"/>
          <w:szCs w:val="32"/>
          <w:lang w:val="en-US"/>
        </w:rPr>
        <w:t xml:space="preserve"> OR DISPERTION:</w:t>
      </w:r>
    </w:p>
    <w:p w14:paraId="1C1E563C" w14:textId="6BDE022E" w:rsidR="00491D45" w:rsidRDefault="00491D45" w:rsidP="008B2F9E">
      <w:pPr>
        <w:rPr>
          <w:sz w:val="32"/>
          <w:szCs w:val="32"/>
          <w:lang w:val="en-US"/>
        </w:rPr>
      </w:pPr>
      <w:r>
        <w:rPr>
          <w:b/>
          <w:bCs/>
          <w:sz w:val="32"/>
          <w:szCs w:val="32"/>
          <w:lang w:val="en-US"/>
        </w:rPr>
        <w:t xml:space="preserve">      </w:t>
      </w:r>
      <w:r w:rsidRPr="00491D45">
        <w:rPr>
          <w:sz w:val="32"/>
          <w:szCs w:val="32"/>
          <w:lang w:val="en-US"/>
        </w:rPr>
        <w:t xml:space="preserve">These are the measures which tells how much the data is separated </w:t>
      </w:r>
      <w:r>
        <w:rPr>
          <w:sz w:val="32"/>
          <w:szCs w:val="32"/>
          <w:lang w:val="en-US"/>
        </w:rPr>
        <w:t>.T</w:t>
      </w:r>
      <w:r w:rsidRPr="00491D45">
        <w:rPr>
          <w:sz w:val="32"/>
          <w:szCs w:val="32"/>
          <w:lang w:val="en-US"/>
        </w:rPr>
        <w:t>he measures are</w:t>
      </w:r>
    </w:p>
    <w:p w14:paraId="7C11087E" w14:textId="4EE74E61" w:rsidR="00491D45" w:rsidRDefault="00C2132F" w:rsidP="00491D45">
      <w:pPr>
        <w:pStyle w:val="ListParagraph"/>
        <w:numPr>
          <w:ilvl w:val="0"/>
          <w:numId w:val="23"/>
        </w:numPr>
        <w:rPr>
          <w:sz w:val="32"/>
          <w:szCs w:val="32"/>
          <w:lang w:val="en-US"/>
        </w:rPr>
      </w:pPr>
      <w:r>
        <w:rPr>
          <w:sz w:val="32"/>
          <w:szCs w:val="32"/>
          <w:lang w:val="en-US"/>
        </w:rPr>
        <w:lastRenderedPageBreak/>
        <w:t>Range</w:t>
      </w:r>
    </w:p>
    <w:p w14:paraId="6CE47D16" w14:textId="19C9AB5E" w:rsidR="00C2132F" w:rsidRDefault="00C2132F" w:rsidP="00491D45">
      <w:pPr>
        <w:pStyle w:val="ListParagraph"/>
        <w:numPr>
          <w:ilvl w:val="0"/>
          <w:numId w:val="23"/>
        </w:numPr>
        <w:rPr>
          <w:sz w:val="32"/>
          <w:szCs w:val="32"/>
          <w:lang w:val="en-US"/>
        </w:rPr>
      </w:pPr>
      <w:r>
        <w:rPr>
          <w:sz w:val="32"/>
          <w:szCs w:val="32"/>
          <w:lang w:val="en-US"/>
        </w:rPr>
        <w:t>Percentile</w:t>
      </w:r>
    </w:p>
    <w:p w14:paraId="27B05841" w14:textId="32B30C10" w:rsidR="00C2132F" w:rsidRDefault="00C2132F" w:rsidP="00491D45">
      <w:pPr>
        <w:pStyle w:val="ListParagraph"/>
        <w:numPr>
          <w:ilvl w:val="0"/>
          <w:numId w:val="23"/>
        </w:numPr>
        <w:rPr>
          <w:sz w:val="32"/>
          <w:szCs w:val="32"/>
          <w:lang w:val="en-US"/>
        </w:rPr>
      </w:pPr>
      <w:r>
        <w:rPr>
          <w:sz w:val="32"/>
          <w:szCs w:val="32"/>
          <w:lang w:val="en-US"/>
        </w:rPr>
        <w:t>Quartile</w:t>
      </w:r>
    </w:p>
    <w:p w14:paraId="268B3B0E" w14:textId="49303E41" w:rsidR="00C2132F" w:rsidRDefault="00C2132F" w:rsidP="00491D45">
      <w:pPr>
        <w:pStyle w:val="ListParagraph"/>
        <w:numPr>
          <w:ilvl w:val="0"/>
          <w:numId w:val="23"/>
        </w:numPr>
        <w:rPr>
          <w:sz w:val="32"/>
          <w:szCs w:val="32"/>
          <w:lang w:val="en-US"/>
        </w:rPr>
      </w:pPr>
      <w:r>
        <w:rPr>
          <w:sz w:val="32"/>
          <w:szCs w:val="32"/>
          <w:lang w:val="en-US"/>
        </w:rPr>
        <w:t>Variance</w:t>
      </w:r>
    </w:p>
    <w:p w14:paraId="22B184D5" w14:textId="783C191A" w:rsidR="00C2132F" w:rsidRDefault="00C2132F" w:rsidP="00491D45">
      <w:pPr>
        <w:pStyle w:val="ListParagraph"/>
        <w:numPr>
          <w:ilvl w:val="0"/>
          <w:numId w:val="23"/>
        </w:numPr>
        <w:rPr>
          <w:sz w:val="32"/>
          <w:szCs w:val="32"/>
          <w:lang w:val="en-US"/>
        </w:rPr>
      </w:pPr>
      <w:r>
        <w:rPr>
          <w:sz w:val="32"/>
          <w:szCs w:val="32"/>
          <w:lang w:val="en-US"/>
        </w:rPr>
        <w:t>Standard deviation</w:t>
      </w:r>
    </w:p>
    <w:p w14:paraId="5F10E24B" w14:textId="04E5A9EA" w:rsidR="00C2132F" w:rsidRDefault="00C2132F" w:rsidP="00491D45">
      <w:pPr>
        <w:pStyle w:val="ListParagraph"/>
        <w:numPr>
          <w:ilvl w:val="0"/>
          <w:numId w:val="23"/>
        </w:numPr>
        <w:rPr>
          <w:sz w:val="32"/>
          <w:szCs w:val="32"/>
          <w:lang w:val="en-US"/>
        </w:rPr>
      </w:pPr>
      <w:r>
        <w:rPr>
          <w:sz w:val="32"/>
          <w:szCs w:val="32"/>
          <w:lang w:val="en-US"/>
        </w:rPr>
        <w:t>Skewness</w:t>
      </w:r>
    </w:p>
    <w:p w14:paraId="10A26078" w14:textId="0FCE6082" w:rsidR="00C2132F" w:rsidRDefault="00C2132F" w:rsidP="00491D45">
      <w:pPr>
        <w:pStyle w:val="ListParagraph"/>
        <w:numPr>
          <w:ilvl w:val="0"/>
          <w:numId w:val="23"/>
        </w:numPr>
        <w:rPr>
          <w:sz w:val="32"/>
          <w:szCs w:val="32"/>
          <w:lang w:val="en-US"/>
        </w:rPr>
      </w:pPr>
      <w:r>
        <w:rPr>
          <w:sz w:val="32"/>
          <w:szCs w:val="32"/>
          <w:lang w:val="en-US"/>
        </w:rPr>
        <w:t>Kurtosis</w:t>
      </w:r>
    </w:p>
    <w:p w14:paraId="7234715A" w14:textId="77777777" w:rsidR="00DF3605" w:rsidRDefault="00DF3605" w:rsidP="00DF3605">
      <w:pPr>
        <w:rPr>
          <w:sz w:val="32"/>
          <w:szCs w:val="32"/>
          <w:lang w:val="en-US"/>
        </w:rPr>
      </w:pPr>
    </w:p>
    <w:p w14:paraId="2352915A" w14:textId="5013C6EC" w:rsidR="00DF3605" w:rsidRDefault="00DF3605" w:rsidP="00DF3605">
      <w:pPr>
        <w:rPr>
          <w:sz w:val="32"/>
          <w:szCs w:val="32"/>
          <w:lang w:val="en-US"/>
        </w:rPr>
      </w:pPr>
      <w:r w:rsidRPr="00DF3605">
        <w:rPr>
          <w:b/>
          <w:bCs/>
          <w:sz w:val="32"/>
          <w:szCs w:val="32"/>
          <w:lang w:val="en-US"/>
        </w:rPr>
        <w:t>RANGE:</w:t>
      </w:r>
      <w:r>
        <w:rPr>
          <w:sz w:val="32"/>
          <w:szCs w:val="32"/>
          <w:lang w:val="en-US"/>
        </w:rPr>
        <w:t xml:space="preserve"> It gives the spread of the data from its minimum value to the highest value and is the difference between maximum value and minimum value.</w:t>
      </w:r>
    </w:p>
    <w:p w14:paraId="54E75CB2" w14:textId="6704787A" w:rsidR="00DF3605" w:rsidRDefault="00E36482" w:rsidP="00DF3605">
      <w:pPr>
        <w:rPr>
          <w:sz w:val="32"/>
          <w:szCs w:val="32"/>
          <w:lang w:val="en-US"/>
        </w:rPr>
      </w:pPr>
      <w:r w:rsidRPr="00E36482">
        <w:rPr>
          <w:b/>
          <w:bCs/>
          <w:sz w:val="32"/>
          <w:szCs w:val="32"/>
          <w:lang w:val="en-US"/>
        </w:rPr>
        <w:t>PERCENTILE:</w:t>
      </w:r>
      <w:r>
        <w:rPr>
          <w:sz w:val="32"/>
          <w:szCs w:val="32"/>
          <w:lang w:val="en-US"/>
        </w:rPr>
        <w:t xml:space="preserve"> These are the measures which divide the data into 100 parts.</w:t>
      </w:r>
    </w:p>
    <w:p w14:paraId="503CF261" w14:textId="0DADC96B" w:rsidR="00E36482" w:rsidRDefault="00F17EED" w:rsidP="00DF3605">
      <w:pPr>
        <w:rPr>
          <w:b/>
          <w:bCs/>
          <w:sz w:val="32"/>
          <w:szCs w:val="32"/>
          <w:lang w:val="en-US"/>
        </w:rPr>
      </w:pPr>
      <w:r>
        <w:rPr>
          <w:b/>
          <w:bCs/>
          <w:sz w:val="32"/>
          <w:szCs w:val="32"/>
          <w:lang w:val="en-US"/>
        </w:rPr>
        <w:t>#</w:t>
      </w:r>
      <w:r w:rsidR="00E36482" w:rsidRPr="00E36482">
        <w:rPr>
          <w:b/>
          <w:bCs/>
          <w:sz w:val="32"/>
          <w:szCs w:val="32"/>
          <w:lang w:val="en-US"/>
        </w:rPr>
        <w:t>NOTE:</w:t>
      </w:r>
    </w:p>
    <w:p w14:paraId="608C6D99" w14:textId="72D8AF11" w:rsidR="000C2607" w:rsidRDefault="000C2607" w:rsidP="00DF3605">
      <w:pPr>
        <w:rPr>
          <w:sz w:val="32"/>
          <w:szCs w:val="32"/>
          <w:lang w:val="en-US"/>
        </w:rPr>
      </w:pPr>
      <w:r w:rsidRPr="00FF21C3">
        <w:rPr>
          <w:sz w:val="32"/>
          <w:szCs w:val="32"/>
          <w:lang w:val="en-US"/>
        </w:rPr>
        <w:t xml:space="preserve">  </w:t>
      </w:r>
      <w:r w:rsidR="00DE6D8C" w:rsidRPr="00FF21C3">
        <w:rPr>
          <w:sz w:val="32"/>
          <w:szCs w:val="32"/>
          <w:lang w:val="en-US"/>
        </w:rPr>
        <w:t>To divide a data into 100 equal parts 99 dividers are required and hence their 99 percentiles</w:t>
      </w:r>
      <w:r w:rsidR="00FF21C3">
        <w:rPr>
          <w:sz w:val="32"/>
          <w:szCs w:val="32"/>
          <w:lang w:val="en-US"/>
        </w:rPr>
        <w:t>.</w:t>
      </w:r>
    </w:p>
    <w:p w14:paraId="7348504B" w14:textId="76444174" w:rsidR="00FF21C3" w:rsidRDefault="00FF21C3" w:rsidP="00DF3605">
      <w:pPr>
        <w:rPr>
          <w:sz w:val="32"/>
          <w:szCs w:val="32"/>
          <w:lang w:val="en-US"/>
        </w:rPr>
      </w:pPr>
      <w:r>
        <w:rPr>
          <w:sz w:val="32"/>
          <w:szCs w:val="32"/>
          <w:lang w:val="en-US"/>
        </w:rPr>
        <w:t xml:space="preserve">   </w:t>
      </w:r>
      <w:r w:rsidR="0024185F">
        <w:rPr>
          <w:sz w:val="32"/>
          <w:szCs w:val="32"/>
          <w:lang w:val="en-US"/>
        </w:rPr>
        <w:t xml:space="preserve">The </w:t>
      </w:r>
      <w:r w:rsidR="00234121">
        <w:rPr>
          <w:sz w:val="32"/>
          <w:szCs w:val="32"/>
          <w:lang w:val="en-US"/>
        </w:rPr>
        <w:t>n</w:t>
      </w:r>
      <w:r w:rsidR="0024185F">
        <w:rPr>
          <w:sz w:val="32"/>
          <w:szCs w:val="32"/>
          <w:lang w:val="en-US"/>
        </w:rPr>
        <w:t xml:space="preserve"> percentile is the value which states at least </w:t>
      </w:r>
      <w:r w:rsidR="00234121">
        <w:rPr>
          <w:sz w:val="32"/>
          <w:szCs w:val="32"/>
          <w:lang w:val="en-US"/>
        </w:rPr>
        <w:t>n</w:t>
      </w:r>
      <w:r w:rsidR="0024185F">
        <w:rPr>
          <w:sz w:val="32"/>
          <w:szCs w:val="32"/>
          <w:lang w:val="en-US"/>
        </w:rPr>
        <w:t xml:space="preserve"> percent of the data values which lie below n  percentile and 100</w:t>
      </w:r>
      <w:r w:rsidR="00234121">
        <w:rPr>
          <w:sz w:val="32"/>
          <w:szCs w:val="32"/>
          <w:lang w:val="en-US"/>
        </w:rPr>
        <w:t>-n</w:t>
      </w:r>
      <w:r w:rsidR="0024185F">
        <w:rPr>
          <w:sz w:val="32"/>
          <w:szCs w:val="32"/>
          <w:lang w:val="en-US"/>
        </w:rPr>
        <w:t xml:space="preserve"> percent of the values will lie above </w:t>
      </w:r>
      <w:r w:rsidR="009804A1">
        <w:rPr>
          <w:sz w:val="32"/>
          <w:szCs w:val="32"/>
          <w:lang w:val="en-US"/>
        </w:rPr>
        <w:t>n</w:t>
      </w:r>
      <w:r w:rsidR="0024185F">
        <w:rPr>
          <w:sz w:val="32"/>
          <w:szCs w:val="32"/>
          <w:lang w:val="en-US"/>
        </w:rPr>
        <w:t xml:space="preserve"> percentile</w:t>
      </w:r>
      <w:r w:rsidR="009804A1">
        <w:rPr>
          <w:sz w:val="32"/>
          <w:szCs w:val="32"/>
          <w:lang w:val="en-US"/>
        </w:rPr>
        <w:t>.</w:t>
      </w:r>
    </w:p>
    <w:p w14:paraId="344C9B46" w14:textId="65C39163" w:rsidR="009804A1" w:rsidRDefault="009804A1" w:rsidP="00DF3605">
      <w:pPr>
        <w:rPr>
          <w:sz w:val="32"/>
          <w:szCs w:val="32"/>
          <w:lang w:val="en-US"/>
        </w:rPr>
      </w:pPr>
      <w:r>
        <w:rPr>
          <w:sz w:val="32"/>
          <w:szCs w:val="32"/>
          <w:lang w:val="en-US"/>
        </w:rPr>
        <w:t xml:space="preserve">   </w:t>
      </w:r>
      <w:r w:rsidR="009308CF">
        <w:rPr>
          <w:sz w:val="32"/>
          <w:szCs w:val="32"/>
          <w:lang w:val="en-US"/>
        </w:rPr>
        <w:t>The 50 percentile is the median which divides the data into two equal parts.</w:t>
      </w:r>
    </w:p>
    <w:p w14:paraId="0B9F708A" w14:textId="454134E9" w:rsidR="009308CF" w:rsidRDefault="009308CF" w:rsidP="00DF3605">
      <w:pPr>
        <w:rPr>
          <w:sz w:val="32"/>
          <w:szCs w:val="32"/>
          <w:lang w:val="en-US"/>
        </w:rPr>
      </w:pPr>
      <w:r>
        <w:rPr>
          <w:sz w:val="32"/>
          <w:szCs w:val="32"/>
          <w:lang w:val="en-US"/>
        </w:rPr>
        <w:t xml:space="preserve">   </w:t>
      </w:r>
      <w:r w:rsidR="00AE467F">
        <w:rPr>
          <w:sz w:val="32"/>
          <w:szCs w:val="32"/>
          <w:lang w:val="en-US"/>
        </w:rPr>
        <w:t>The percentile value may or may not lie in the data values.</w:t>
      </w:r>
    </w:p>
    <w:p w14:paraId="608C6136" w14:textId="60E51E5C" w:rsidR="00AE467F" w:rsidRDefault="007E0DD5" w:rsidP="00DF3605">
      <w:pPr>
        <w:rPr>
          <w:sz w:val="32"/>
          <w:szCs w:val="32"/>
          <w:lang w:val="en-US"/>
        </w:rPr>
      </w:pPr>
      <w:r w:rsidRPr="007E0DD5">
        <w:rPr>
          <w:b/>
          <w:bCs/>
          <w:sz w:val="32"/>
          <w:szCs w:val="32"/>
          <w:lang w:val="en-US"/>
        </w:rPr>
        <w:t>WORKING RULE:</w:t>
      </w:r>
    </w:p>
    <w:p w14:paraId="4C68DA61" w14:textId="77777777" w:rsidR="001F1B0A" w:rsidRDefault="007E0DD5" w:rsidP="00DF3605">
      <w:pPr>
        <w:rPr>
          <w:sz w:val="32"/>
          <w:szCs w:val="32"/>
          <w:lang w:val="en-US"/>
        </w:rPr>
      </w:pPr>
      <w:r>
        <w:rPr>
          <w:sz w:val="32"/>
          <w:szCs w:val="32"/>
          <w:lang w:val="en-US"/>
        </w:rPr>
        <w:t xml:space="preserve"> </w:t>
      </w:r>
      <w:r w:rsidR="001F1B0A">
        <w:rPr>
          <w:sz w:val="32"/>
          <w:szCs w:val="32"/>
          <w:lang w:val="en-US"/>
        </w:rPr>
        <w:t xml:space="preserve">  Arrange the data in ascending or descending order</w:t>
      </w:r>
    </w:p>
    <w:p w14:paraId="4B615022" w14:textId="06A4370F" w:rsidR="00781758" w:rsidRDefault="001F1B0A" w:rsidP="00DF3605">
      <w:pPr>
        <w:rPr>
          <w:sz w:val="32"/>
          <w:szCs w:val="32"/>
          <w:lang w:val="en-US"/>
        </w:rPr>
      </w:pPr>
      <w:r>
        <w:rPr>
          <w:sz w:val="32"/>
          <w:szCs w:val="32"/>
          <w:lang w:val="en-US"/>
        </w:rPr>
        <w:t xml:space="preserve">    calculate the location of P percentile and is given by</w:t>
      </w:r>
      <w:r w:rsidR="006D080F">
        <w:rPr>
          <w:sz w:val="32"/>
          <w:szCs w:val="32"/>
          <w:lang w:val="en-US"/>
        </w:rPr>
        <w:t xml:space="preserve"> </w:t>
      </w:r>
      <w:proofErr w:type="spellStart"/>
      <w:r w:rsidR="0073241E">
        <w:rPr>
          <w:sz w:val="32"/>
          <w:szCs w:val="32"/>
          <w:lang w:val="en-US"/>
        </w:rPr>
        <w:t>i</w:t>
      </w:r>
      <w:proofErr w:type="spellEnd"/>
      <w:r w:rsidR="0073241E">
        <w:rPr>
          <w:sz w:val="32"/>
          <w:szCs w:val="32"/>
          <w:lang w:val="en-US"/>
        </w:rPr>
        <w:t xml:space="preserve"> </w:t>
      </w:r>
      <w:r w:rsidR="006D080F">
        <w:rPr>
          <w:sz w:val="32"/>
          <w:szCs w:val="32"/>
          <w:lang w:val="en-US"/>
        </w:rPr>
        <w:t>=p/100*</w:t>
      </w:r>
      <w:r w:rsidR="00BE6854">
        <w:rPr>
          <w:sz w:val="32"/>
          <w:szCs w:val="32"/>
          <w:lang w:val="en-US"/>
        </w:rPr>
        <w:t>n. Where</w:t>
      </w:r>
      <w:r w:rsidR="00815585">
        <w:rPr>
          <w:sz w:val="32"/>
          <w:szCs w:val="32"/>
          <w:lang w:val="en-US"/>
        </w:rPr>
        <w:t xml:space="preserve"> </w:t>
      </w:r>
      <w:r w:rsidR="004B7F80">
        <w:rPr>
          <w:sz w:val="32"/>
          <w:szCs w:val="32"/>
          <w:lang w:val="en-US"/>
        </w:rPr>
        <w:t xml:space="preserve"> </w:t>
      </w:r>
      <w:r w:rsidR="00781758">
        <w:rPr>
          <w:sz w:val="32"/>
          <w:szCs w:val="32"/>
          <w:lang w:val="en-US"/>
        </w:rPr>
        <w:t xml:space="preserve">           </w:t>
      </w:r>
      <w:r w:rsidR="00DA37EE">
        <w:rPr>
          <w:sz w:val="32"/>
          <w:szCs w:val="32"/>
          <w:lang w:val="en-US"/>
        </w:rPr>
        <w:t xml:space="preserve">  </w:t>
      </w:r>
      <w:proofErr w:type="spellStart"/>
      <w:r w:rsidR="004B7F80">
        <w:rPr>
          <w:sz w:val="32"/>
          <w:szCs w:val="32"/>
          <w:lang w:val="en-US"/>
        </w:rPr>
        <w:t>i</w:t>
      </w:r>
      <w:proofErr w:type="spellEnd"/>
      <w:r w:rsidR="004B7F80">
        <w:rPr>
          <w:sz w:val="32"/>
          <w:szCs w:val="32"/>
          <w:lang w:val="en-US"/>
        </w:rPr>
        <w:t xml:space="preserve"> </w:t>
      </w:r>
      <w:r w:rsidR="0073241E">
        <w:rPr>
          <w:sz w:val="32"/>
          <w:szCs w:val="32"/>
          <w:lang w:val="en-US"/>
        </w:rPr>
        <w:t>=</w:t>
      </w:r>
      <w:r w:rsidR="00BE6854">
        <w:rPr>
          <w:sz w:val="32"/>
          <w:szCs w:val="32"/>
          <w:lang w:val="en-US"/>
        </w:rPr>
        <w:t>location</w:t>
      </w:r>
      <w:r w:rsidR="0073241E">
        <w:rPr>
          <w:sz w:val="32"/>
          <w:szCs w:val="32"/>
          <w:lang w:val="en-US"/>
        </w:rPr>
        <w:t>;</w:t>
      </w:r>
      <w:r w:rsidR="00BE6854">
        <w:rPr>
          <w:sz w:val="32"/>
          <w:szCs w:val="32"/>
          <w:lang w:val="en-US"/>
        </w:rPr>
        <w:t xml:space="preserve"> P</w:t>
      </w:r>
      <w:r w:rsidR="0073241E">
        <w:rPr>
          <w:sz w:val="32"/>
          <w:szCs w:val="32"/>
          <w:lang w:val="en-US"/>
        </w:rPr>
        <w:t>=</w:t>
      </w:r>
      <w:r w:rsidR="00BE6854">
        <w:rPr>
          <w:sz w:val="32"/>
          <w:szCs w:val="32"/>
          <w:lang w:val="en-US"/>
        </w:rPr>
        <w:t xml:space="preserve"> required percentile</w:t>
      </w:r>
      <w:r w:rsidR="0073241E">
        <w:rPr>
          <w:sz w:val="32"/>
          <w:szCs w:val="32"/>
          <w:lang w:val="en-US"/>
        </w:rPr>
        <w:t>;</w:t>
      </w:r>
      <w:r w:rsidR="00BE6854">
        <w:rPr>
          <w:sz w:val="32"/>
          <w:szCs w:val="32"/>
          <w:lang w:val="en-US"/>
        </w:rPr>
        <w:t xml:space="preserve"> </w:t>
      </w:r>
      <w:r w:rsidR="0073241E">
        <w:rPr>
          <w:sz w:val="32"/>
          <w:szCs w:val="32"/>
          <w:lang w:val="en-US"/>
        </w:rPr>
        <w:t>n</w:t>
      </w:r>
      <w:r w:rsidR="00BE6854">
        <w:rPr>
          <w:sz w:val="32"/>
          <w:szCs w:val="32"/>
          <w:lang w:val="en-US"/>
        </w:rPr>
        <w:t xml:space="preserve"> </w:t>
      </w:r>
      <w:r w:rsidR="0073241E">
        <w:rPr>
          <w:sz w:val="32"/>
          <w:szCs w:val="32"/>
          <w:lang w:val="en-US"/>
        </w:rPr>
        <w:t>=</w:t>
      </w:r>
      <w:r w:rsidR="00BE6854">
        <w:rPr>
          <w:sz w:val="32"/>
          <w:szCs w:val="32"/>
          <w:lang w:val="en-US"/>
        </w:rPr>
        <w:t>number of observations</w:t>
      </w:r>
      <w:r w:rsidR="0073241E">
        <w:rPr>
          <w:sz w:val="32"/>
          <w:szCs w:val="32"/>
          <w:lang w:val="en-US"/>
        </w:rPr>
        <w:t>.</w:t>
      </w:r>
      <w:r w:rsidR="00BE6854">
        <w:rPr>
          <w:sz w:val="32"/>
          <w:szCs w:val="32"/>
          <w:lang w:val="en-US"/>
        </w:rPr>
        <w:t xml:space="preserve"> </w:t>
      </w:r>
    </w:p>
    <w:p w14:paraId="52CC465C" w14:textId="77777777" w:rsidR="001C03E3" w:rsidRDefault="004B7F80" w:rsidP="00DF3605">
      <w:pPr>
        <w:rPr>
          <w:sz w:val="32"/>
          <w:szCs w:val="32"/>
          <w:lang w:val="en-US"/>
        </w:rPr>
      </w:pPr>
      <w:r>
        <w:rPr>
          <w:sz w:val="32"/>
          <w:szCs w:val="32"/>
          <w:lang w:val="en-US"/>
        </w:rPr>
        <w:t>I</w:t>
      </w:r>
      <w:r w:rsidR="00BE6854">
        <w:rPr>
          <w:sz w:val="32"/>
          <w:szCs w:val="32"/>
          <w:lang w:val="en-US"/>
        </w:rPr>
        <w:t xml:space="preserve">f </w:t>
      </w:r>
      <w:r w:rsidR="00781758">
        <w:rPr>
          <w:sz w:val="32"/>
          <w:szCs w:val="32"/>
          <w:lang w:val="en-US"/>
        </w:rPr>
        <w:t>“</w:t>
      </w:r>
      <w:proofErr w:type="spellStart"/>
      <w:r w:rsidR="00781758">
        <w:rPr>
          <w:sz w:val="32"/>
          <w:szCs w:val="32"/>
          <w:lang w:val="en-US"/>
        </w:rPr>
        <w:t>i</w:t>
      </w:r>
      <w:proofErr w:type="spellEnd"/>
      <w:r w:rsidR="00781758">
        <w:rPr>
          <w:sz w:val="32"/>
          <w:szCs w:val="32"/>
          <w:lang w:val="en-US"/>
        </w:rPr>
        <w:t>”</w:t>
      </w:r>
      <w:r w:rsidR="00BE6854">
        <w:rPr>
          <w:sz w:val="32"/>
          <w:szCs w:val="32"/>
          <w:lang w:val="en-US"/>
        </w:rPr>
        <w:t xml:space="preserve"> is not a whole number then the location of P percentile is the number of part of </w:t>
      </w:r>
      <w:r w:rsidR="001C03E3">
        <w:rPr>
          <w:sz w:val="32"/>
          <w:szCs w:val="32"/>
          <w:lang w:val="en-US"/>
        </w:rPr>
        <w:t>“</w:t>
      </w:r>
      <w:r w:rsidR="00DA37EE">
        <w:rPr>
          <w:sz w:val="32"/>
          <w:szCs w:val="32"/>
          <w:lang w:val="en-US"/>
        </w:rPr>
        <w:t>i+</w:t>
      </w:r>
      <w:r w:rsidR="00BE6854">
        <w:rPr>
          <w:sz w:val="32"/>
          <w:szCs w:val="32"/>
          <w:lang w:val="en-US"/>
        </w:rPr>
        <w:t>1</w:t>
      </w:r>
      <w:r w:rsidR="001C03E3">
        <w:rPr>
          <w:sz w:val="32"/>
          <w:szCs w:val="32"/>
          <w:lang w:val="en-US"/>
        </w:rPr>
        <w:t>”.</w:t>
      </w:r>
    </w:p>
    <w:p w14:paraId="09369085" w14:textId="6221C582" w:rsidR="007E0DD5" w:rsidRDefault="00BE6854" w:rsidP="00DF3605">
      <w:pPr>
        <w:rPr>
          <w:sz w:val="32"/>
          <w:szCs w:val="32"/>
          <w:lang w:val="en-US"/>
        </w:rPr>
      </w:pPr>
      <w:r>
        <w:rPr>
          <w:sz w:val="32"/>
          <w:szCs w:val="32"/>
          <w:lang w:val="en-US"/>
        </w:rPr>
        <w:t xml:space="preserve"> </w:t>
      </w:r>
      <w:r w:rsidR="001C03E3">
        <w:rPr>
          <w:sz w:val="32"/>
          <w:szCs w:val="32"/>
          <w:lang w:val="en-US"/>
        </w:rPr>
        <w:t>I</w:t>
      </w:r>
      <w:r>
        <w:rPr>
          <w:sz w:val="32"/>
          <w:szCs w:val="32"/>
          <w:lang w:val="en-US"/>
        </w:rPr>
        <w:t xml:space="preserve">f </w:t>
      </w:r>
      <w:r w:rsidR="001C03E3">
        <w:rPr>
          <w:sz w:val="32"/>
          <w:szCs w:val="32"/>
          <w:lang w:val="en-US"/>
        </w:rPr>
        <w:t>“</w:t>
      </w:r>
      <w:proofErr w:type="spellStart"/>
      <w:r w:rsidR="001C03E3">
        <w:rPr>
          <w:sz w:val="32"/>
          <w:szCs w:val="32"/>
          <w:lang w:val="en-US"/>
        </w:rPr>
        <w:t>i</w:t>
      </w:r>
      <w:proofErr w:type="spellEnd"/>
      <w:r w:rsidR="001C03E3">
        <w:rPr>
          <w:sz w:val="32"/>
          <w:szCs w:val="32"/>
          <w:lang w:val="en-US"/>
        </w:rPr>
        <w:t>”</w:t>
      </w:r>
      <w:r>
        <w:rPr>
          <w:sz w:val="32"/>
          <w:szCs w:val="32"/>
          <w:lang w:val="en-US"/>
        </w:rPr>
        <w:t xml:space="preserve"> is a whole number then the P percentile is the average of </w:t>
      </w:r>
      <w:r w:rsidR="009137A2">
        <w:rPr>
          <w:sz w:val="32"/>
          <w:szCs w:val="32"/>
          <w:lang w:val="en-US"/>
        </w:rPr>
        <w:t>“</w:t>
      </w:r>
      <w:proofErr w:type="spellStart"/>
      <w:r w:rsidR="00EC2D09">
        <w:rPr>
          <w:sz w:val="32"/>
          <w:szCs w:val="32"/>
          <w:lang w:val="en-US"/>
        </w:rPr>
        <w:t>i“and</w:t>
      </w:r>
      <w:proofErr w:type="spellEnd"/>
      <w:r>
        <w:rPr>
          <w:sz w:val="32"/>
          <w:szCs w:val="32"/>
          <w:lang w:val="en-US"/>
        </w:rPr>
        <w:t xml:space="preserve"> </w:t>
      </w:r>
      <w:r w:rsidR="009137A2">
        <w:rPr>
          <w:sz w:val="32"/>
          <w:szCs w:val="32"/>
          <w:lang w:val="en-US"/>
        </w:rPr>
        <w:t>“i+</w:t>
      </w:r>
      <w:r>
        <w:rPr>
          <w:sz w:val="32"/>
          <w:szCs w:val="32"/>
          <w:lang w:val="en-US"/>
        </w:rPr>
        <w:t>1</w:t>
      </w:r>
      <w:r w:rsidR="009137A2">
        <w:rPr>
          <w:sz w:val="32"/>
          <w:szCs w:val="32"/>
          <w:lang w:val="en-US"/>
        </w:rPr>
        <w:t>”</w:t>
      </w:r>
      <w:r>
        <w:rPr>
          <w:sz w:val="32"/>
          <w:szCs w:val="32"/>
          <w:lang w:val="en-US"/>
        </w:rPr>
        <w:t xml:space="preserve"> terms</w:t>
      </w:r>
      <w:r w:rsidR="009137A2">
        <w:rPr>
          <w:sz w:val="32"/>
          <w:szCs w:val="32"/>
          <w:lang w:val="en-US"/>
        </w:rPr>
        <w:t>.</w:t>
      </w:r>
    </w:p>
    <w:p w14:paraId="0353085C" w14:textId="7DD1875A" w:rsidR="00284AFD" w:rsidRDefault="00284AFD" w:rsidP="00A9051F">
      <w:pPr>
        <w:pStyle w:val="ListParagraph"/>
        <w:numPr>
          <w:ilvl w:val="0"/>
          <w:numId w:val="33"/>
        </w:numPr>
        <w:rPr>
          <w:sz w:val="32"/>
          <w:szCs w:val="32"/>
          <w:lang w:val="en-US"/>
        </w:rPr>
      </w:pPr>
      <w:r w:rsidRPr="00A9051F">
        <w:rPr>
          <w:sz w:val="32"/>
          <w:szCs w:val="32"/>
          <w:lang w:val="en-US"/>
        </w:rPr>
        <w:t>Determine 30</w:t>
      </w:r>
      <w:r w:rsidRPr="00A9051F">
        <w:rPr>
          <w:sz w:val="32"/>
          <w:szCs w:val="32"/>
          <w:vertAlign w:val="superscript"/>
          <w:lang w:val="en-US"/>
        </w:rPr>
        <w:t>th</w:t>
      </w:r>
      <w:r w:rsidRPr="00A9051F">
        <w:rPr>
          <w:sz w:val="32"/>
          <w:szCs w:val="32"/>
          <w:lang w:val="en-US"/>
        </w:rPr>
        <w:t xml:space="preserve"> percentile of 14, 12, 19, 23, 5</w:t>
      </w:r>
      <w:r w:rsidR="00A9051F" w:rsidRPr="00A9051F">
        <w:rPr>
          <w:sz w:val="32"/>
          <w:szCs w:val="32"/>
          <w:lang w:val="en-US"/>
        </w:rPr>
        <w:t xml:space="preserve">, </w:t>
      </w:r>
      <w:r w:rsidRPr="00A9051F">
        <w:rPr>
          <w:sz w:val="32"/>
          <w:szCs w:val="32"/>
          <w:lang w:val="en-US"/>
        </w:rPr>
        <w:t>13</w:t>
      </w:r>
      <w:r w:rsidR="00A9051F" w:rsidRPr="00A9051F">
        <w:rPr>
          <w:sz w:val="32"/>
          <w:szCs w:val="32"/>
          <w:lang w:val="en-US"/>
        </w:rPr>
        <w:t>,</w:t>
      </w:r>
      <w:r w:rsidRPr="00A9051F">
        <w:rPr>
          <w:sz w:val="32"/>
          <w:szCs w:val="32"/>
          <w:lang w:val="en-US"/>
        </w:rPr>
        <w:t xml:space="preserve"> 28</w:t>
      </w:r>
      <w:r w:rsidR="00A9051F" w:rsidRPr="00A9051F">
        <w:rPr>
          <w:sz w:val="32"/>
          <w:szCs w:val="32"/>
          <w:lang w:val="en-US"/>
        </w:rPr>
        <w:t xml:space="preserve">, </w:t>
      </w:r>
      <w:r w:rsidRPr="00A9051F">
        <w:rPr>
          <w:sz w:val="32"/>
          <w:szCs w:val="32"/>
          <w:lang w:val="en-US"/>
        </w:rPr>
        <w:t>17</w:t>
      </w:r>
    </w:p>
    <w:p w14:paraId="20A63C1C" w14:textId="6E15BBA4" w:rsidR="00510316" w:rsidRPr="00A9051F" w:rsidRDefault="00510316" w:rsidP="00A9051F">
      <w:pPr>
        <w:pStyle w:val="ListParagraph"/>
        <w:numPr>
          <w:ilvl w:val="0"/>
          <w:numId w:val="33"/>
        </w:numPr>
        <w:rPr>
          <w:sz w:val="32"/>
          <w:szCs w:val="32"/>
          <w:lang w:val="en-US"/>
        </w:rPr>
      </w:pPr>
      <w:r>
        <w:rPr>
          <w:sz w:val="32"/>
          <w:szCs w:val="32"/>
          <w:lang w:val="en-US"/>
        </w:rPr>
        <w:t>Calculate 35</w:t>
      </w:r>
      <w:r w:rsidRPr="00510316">
        <w:rPr>
          <w:sz w:val="32"/>
          <w:szCs w:val="32"/>
          <w:vertAlign w:val="superscript"/>
          <w:lang w:val="en-US"/>
        </w:rPr>
        <w:t>th</w:t>
      </w:r>
      <w:r>
        <w:rPr>
          <w:sz w:val="32"/>
          <w:szCs w:val="32"/>
          <w:lang w:val="en-US"/>
        </w:rPr>
        <w:t>, 50</w:t>
      </w:r>
      <w:r w:rsidRPr="00510316">
        <w:rPr>
          <w:sz w:val="32"/>
          <w:szCs w:val="32"/>
          <w:vertAlign w:val="superscript"/>
          <w:lang w:val="en-US"/>
        </w:rPr>
        <w:t>th</w:t>
      </w:r>
      <w:r>
        <w:rPr>
          <w:sz w:val="32"/>
          <w:szCs w:val="32"/>
          <w:lang w:val="en-US"/>
        </w:rPr>
        <w:t>, 70</w:t>
      </w:r>
      <w:r w:rsidRPr="00510316">
        <w:rPr>
          <w:sz w:val="32"/>
          <w:szCs w:val="32"/>
          <w:vertAlign w:val="superscript"/>
          <w:lang w:val="en-US"/>
        </w:rPr>
        <w:t>th</w:t>
      </w:r>
      <w:r>
        <w:rPr>
          <w:sz w:val="32"/>
          <w:szCs w:val="32"/>
          <w:lang w:val="en-US"/>
        </w:rPr>
        <w:t>, percentile for the given date 16, 28, 29, 13, 17, 20, 11, 34, 32, 27, 25, 30, 19, 18, 33.</w:t>
      </w:r>
    </w:p>
    <w:p w14:paraId="27AE2821" w14:textId="5774444D" w:rsidR="009137A2" w:rsidRDefault="009137A2" w:rsidP="00DF3605">
      <w:pPr>
        <w:rPr>
          <w:sz w:val="32"/>
          <w:szCs w:val="32"/>
          <w:lang w:val="en-US"/>
        </w:rPr>
      </w:pPr>
      <w:r w:rsidRPr="009137A2">
        <w:rPr>
          <w:b/>
          <w:bCs/>
          <w:sz w:val="32"/>
          <w:szCs w:val="32"/>
          <w:lang w:val="en-US"/>
        </w:rPr>
        <w:lastRenderedPageBreak/>
        <w:t>QUARTILE:</w:t>
      </w:r>
      <w:r w:rsidR="00E519B2">
        <w:rPr>
          <w:sz w:val="32"/>
          <w:szCs w:val="32"/>
          <w:lang w:val="en-US"/>
        </w:rPr>
        <w:t xml:space="preserve"> These are the measures which divides the data into four equal parts and they are denoted by q</w:t>
      </w:r>
      <w:r w:rsidR="00D53FD9">
        <w:rPr>
          <w:sz w:val="32"/>
          <w:szCs w:val="32"/>
          <w:vertAlign w:val="subscript"/>
          <w:lang w:val="en-US"/>
        </w:rPr>
        <w:t>1</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2</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3</w:t>
      </w:r>
      <w:r w:rsidR="00E519B2">
        <w:rPr>
          <w:sz w:val="32"/>
          <w:szCs w:val="32"/>
          <w:lang w:val="en-US"/>
        </w:rPr>
        <w:t>.</w:t>
      </w:r>
    </w:p>
    <w:p w14:paraId="6A85BA74" w14:textId="362EFDD2" w:rsidR="003F3590" w:rsidRPr="004E0C79" w:rsidRDefault="003F3590" w:rsidP="004E0C79">
      <w:pPr>
        <w:pStyle w:val="ListParagraph"/>
        <w:numPr>
          <w:ilvl w:val="0"/>
          <w:numId w:val="24"/>
        </w:numPr>
        <w:rPr>
          <w:sz w:val="28"/>
          <w:szCs w:val="28"/>
          <w:lang w:val="en-US"/>
        </w:rPr>
      </w:pPr>
      <w:r w:rsidRPr="004E0C79">
        <w:rPr>
          <w:sz w:val="32"/>
          <w:szCs w:val="32"/>
          <w:lang w:val="en-US"/>
        </w:rPr>
        <w:t>q</w:t>
      </w:r>
      <w:r w:rsidRPr="004E0C79">
        <w:rPr>
          <w:sz w:val="32"/>
          <w:szCs w:val="32"/>
          <w:vertAlign w:val="subscript"/>
          <w:lang w:val="en-US"/>
        </w:rPr>
        <w:t xml:space="preserve">1: </w:t>
      </w:r>
      <w:r w:rsidRPr="004E0C79">
        <w:rPr>
          <w:sz w:val="28"/>
          <w:szCs w:val="28"/>
          <w:lang w:val="en-US"/>
        </w:rPr>
        <w:t>It is the first quartile where 25% of the data lies towards left and 75% lies towards right it is also known as 25th percentile</w:t>
      </w:r>
      <w:r w:rsidR="00DD2859" w:rsidRPr="004E0C79">
        <w:rPr>
          <w:sz w:val="28"/>
          <w:szCs w:val="28"/>
          <w:lang w:val="en-US"/>
        </w:rPr>
        <w:t>.</w:t>
      </w:r>
    </w:p>
    <w:p w14:paraId="52854BBF" w14:textId="10132419" w:rsidR="00DD2859" w:rsidRPr="004E0C79" w:rsidRDefault="00DD2859"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 xml:space="preserve">2: </w:t>
      </w:r>
      <w:r w:rsidRPr="004E0C79">
        <w:rPr>
          <w:sz w:val="28"/>
          <w:szCs w:val="28"/>
          <w:lang w:val="en-US"/>
        </w:rPr>
        <w:t>It is the value which divides the data into exactly two equal parts</w:t>
      </w:r>
      <w:r w:rsidR="00CD38E7" w:rsidRPr="004E0C79">
        <w:rPr>
          <w:sz w:val="28"/>
          <w:szCs w:val="28"/>
          <w:lang w:val="en-US"/>
        </w:rPr>
        <w:t>.</w:t>
      </w:r>
      <w:r w:rsidRPr="004E0C79">
        <w:rPr>
          <w:sz w:val="28"/>
          <w:szCs w:val="28"/>
          <w:lang w:val="en-US"/>
        </w:rPr>
        <w:t xml:space="preserve"> </w:t>
      </w:r>
      <w:r w:rsidR="00CD38E7" w:rsidRPr="004E0C79">
        <w:rPr>
          <w:sz w:val="28"/>
          <w:szCs w:val="28"/>
          <w:lang w:val="en-US"/>
        </w:rPr>
        <w:t>W</w:t>
      </w:r>
      <w:r w:rsidRPr="004E0C79">
        <w:rPr>
          <w:sz w:val="28"/>
          <w:szCs w:val="28"/>
          <w:lang w:val="en-US"/>
        </w:rPr>
        <w:t>here 50% lies towards left and 50% towards right</w:t>
      </w:r>
      <w:r w:rsidR="00C007F3" w:rsidRPr="004E0C79">
        <w:rPr>
          <w:sz w:val="28"/>
          <w:szCs w:val="28"/>
          <w:lang w:val="en-US"/>
        </w:rPr>
        <w:t xml:space="preserve">. </w:t>
      </w:r>
      <w:r w:rsidRPr="004E0C79">
        <w:rPr>
          <w:sz w:val="28"/>
          <w:szCs w:val="28"/>
          <w:lang w:val="en-US"/>
        </w:rPr>
        <w:t xml:space="preserve"> </w:t>
      </w:r>
      <w:r w:rsidR="00C007F3" w:rsidRPr="004E0C79">
        <w:rPr>
          <w:sz w:val="28"/>
          <w:szCs w:val="28"/>
          <w:lang w:val="en-US"/>
        </w:rPr>
        <w:t>I</w:t>
      </w:r>
      <w:r w:rsidRPr="004E0C79">
        <w:rPr>
          <w:sz w:val="28"/>
          <w:szCs w:val="28"/>
          <w:lang w:val="en-US"/>
        </w:rPr>
        <w:t>t is also known as 50</w:t>
      </w:r>
      <w:r w:rsidRPr="004E0C79">
        <w:rPr>
          <w:sz w:val="28"/>
          <w:szCs w:val="28"/>
          <w:vertAlign w:val="superscript"/>
          <w:lang w:val="en-US"/>
        </w:rPr>
        <w:t>th</w:t>
      </w:r>
      <w:r w:rsidRPr="004E0C79">
        <w:rPr>
          <w:sz w:val="28"/>
          <w:szCs w:val="28"/>
          <w:lang w:val="en-US"/>
        </w:rPr>
        <w:t xml:space="preserve"> percentile or the median</w:t>
      </w:r>
      <w:r w:rsidR="00CD38E7" w:rsidRPr="004E0C79">
        <w:rPr>
          <w:sz w:val="28"/>
          <w:szCs w:val="28"/>
          <w:lang w:val="en-US"/>
        </w:rPr>
        <w:t>.</w:t>
      </w:r>
    </w:p>
    <w:p w14:paraId="33DEE75E" w14:textId="0D7B7C57" w:rsidR="00C007F3" w:rsidRPr="004E0C79" w:rsidRDefault="00CD38E7"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3:</w:t>
      </w:r>
      <w:r w:rsidR="00C007F3" w:rsidRPr="004E0C79">
        <w:rPr>
          <w:sz w:val="28"/>
          <w:szCs w:val="28"/>
          <w:lang w:val="en-US"/>
        </w:rPr>
        <w:t xml:space="preserve"> It is the third quartile. Where 75% of the data lies towards left and 25% lies towards right. It is also known as 75</w:t>
      </w:r>
      <w:r w:rsidR="00C007F3" w:rsidRPr="004E0C79">
        <w:rPr>
          <w:sz w:val="28"/>
          <w:szCs w:val="28"/>
          <w:vertAlign w:val="superscript"/>
          <w:lang w:val="en-US"/>
        </w:rPr>
        <w:t>th</w:t>
      </w:r>
      <w:r w:rsidR="00C007F3" w:rsidRPr="004E0C79">
        <w:rPr>
          <w:sz w:val="28"/>
          <w:szCs w:val="28"/>
          <w:lang w:val="en-US"/>
        </w:rPr>
        <w:t xml:space="preserve"> percentile</w:t>
      </w:r>
    </w:p>
    <w:p w14:paraId="0B484D2C" w14:textId="582529FF" w:rsidR="007953D6" w:rsidRPr="004E0C79" w:rsidRDefault="007953D6" w:rsidP="004E0C79">
      <w:pPr>
        <w:pStyle w:val="ListParagraph"/>
        <w:numPr>
          <w:ilvl w:val="0"/>
          <w:numId w:val="24"/>
        </w:numPr>
        <w:rPr>
          <w:sz w:val="28"/>
          <w:szCs w:val="28"/>
          <w:lang w:val="en-US"/>
        </w:rPr>
      </w:pPr>
      <w:r w:rsidRPr="004E0C79">
        <w:rPr>
          <w:sz w:val="28"/>
          <w:szCs w:val="28"/>
          <w:lang w:val="en-US"/>
        </w:rPr>
        <w:t>q</w:t>
      </w:r>
      <w:r w:rsidR="00276EC8">
        <w:rPr>
          <w:sz w:val="28"/>
          <w:szCs w:val="28"/>
          <w:vertAlign w:val="subscript"/>
          <w:lang w:val="en-US"/>
        </w:rPr>
        <w:t>3</w:t>
      </w:r>
      <w:r w:rsidRPr="004E0C79">
        <w:rPr>
          <w:sz w:val="28"/>
          <w:szCs w:val="28"/>
          <w:lang w:val="en-US"/>
        </w:rPr>
        <w:t>-q</w:t>
      </w:r>
      <w:r w:rsidR="00276EC8">
        <w:rPr>
          <w:sz w:val="28"/>
          <w:szCs w:val="28"/>
          <w:vertAlign w:val="subscript"/>
          <w:lang w:val="en-US"/>
        </w:rPr>
        <w:t>1</w:t>
      </w:r>
      <w:r w:rsidRPr="004E0C79">
        <w:rPr>
          <w:sz w:val="28"/>
          <w:szCs w:val="28"/>
          <w:lang w:val="en-US"/>
        </w:rPr>
        <w:t xml:space="preserve"> gives the inter quartile range.</w:t>
      </w:r>
    </w:p>
    <w:p w14:paraId="5BFE6587" w14:textId="2F16BEE6" w:rsidR="00685F22" w:rsidRDefault="004E0C79" w:rsidP="00685F22">
      <w:pPr>
        <w:pStyle w:val="ListParagraph"/>
        <w:numPr>
          <w:ilvl w:val="0"/>
          <w:numId w:val="24"/>
        </w:numPr>
        <w:rPr>
          <w:sz w:val="28"/>
          <w:szCs w:val="28"/>
          <w:lang w:val="en-US"/>
        </w:rPr>
      </w:pPr>
      <w:r w:rsidRPr="004E0C79">
        <w:rPr>
          <w:sz w:val="28"/>
          <w:szCs w:val="28"/>
          <w:lang w:val="en-US"/>
        </w:rPr>
        <w:t>For visualizing the quartiles we use box and whisker graph or plot.</w:t>
      </w:r>
    </w:p>
    <w:p w14:paraId="4CC10880" w14:textId="1883DABF" w:rsidR="00AD26E4" w:rsidRDefault="00B30C3C" w:rsidP="00685F22">
      <w:pPr>
        <w:pStyle w:val="ListParagraph"/>
        <w:numPr>
          <w:ilvl w:val="0"/>
          <w:numId w:val="35"/>
        </w:numPr>
        <w:rPr>
          <w:sz w:val="28"/>
          <w:szCs w:val="28"/>
          <w:lang w:val="en-US"/>
        </w:rPr>
      </w:pPr>
      <w:r>
        <w:rPr>
          <w:sz w:val="28"/>
          <w:szCs w:val="28"/>
          <w:lang w:val="en-US"/>
        </w:rPr>
        <w:t>Compute p=20;</w:t>
      </w:r>
      <w:r w:rsidR="00242797">
        <w:rPr>
          <w:sz w:val="28"/>
          <w:szCs w:val="28"/>
          <w:lang w:val="en-US"/>
        </w:rPr>
        <w:t xml:space="preserve"> </w:t>
      </w:r>
      <w:r>
        <w:rPr>
          <w:sz w:val="28"/>
          <w:szCs w:val="28"/>
          <w:lang w:val="en-US"/>
        </w:rPr>
        <w:t>p=47;</w:t>
      </w:r>
      <w:r w:rsidR="00242797">
        <w:rPr>
          <w:sz w:val="28"/>
          <w:szCs w:val="28"/>
          <w:lang w:val="en-US"/>
        </w:rPr>
        <w:t xml:space="preserve"> </w:t>
      </w:r>
      <w:r>
        <w:rPr>
          <w:sz w:val="28"/>
          <w:szCs w:val="28"/>
          <w:lang w:val="en-US"/>
        </w:rPr>
        <w:t>p=83,</w:t>
      </w:r>
      <w:r w:rsidR="00242797">
        <w:rPr>
          <w:sz w:val="28"/>
          <w:szCs w:val="28"/>
          <w:lang w:val="en-US"/>
        </w:rPr>
        <w:t xml:space="preserve"> q1, q2, q3 and interquartile range and </w:t>
      </w:r>
      <w:proofErr w:type="spellStart"/>
      <w:r w:rsidR="00AD26E4">
        <w:rPr>
          <w:sz w:val="28"/>
          <w:szCs w:val="28"/>
          <w:lang w:val="en-US"/>
        </w:rPr>
        <w:t>q</w:t>
      </w:r>
      <w:r w:rsidR="00242797">
        <w:rPr>
          <w:sz w:val="28"/>
          <w:szCs w:val="28"/>
          <w:lang w:val="en-US"/>
        </w:rPr>
        <w:t>r</w:t>
      </w:r>
      <w:proofErr w:type="spellEnd"/>
      <w:r w:rsidR="00AD26E4">
        <w:rPr>
          <w:sz w:val="28"/>
          <w:szCs w:val="28"/>
          <w:lang w:val="en-US"/>
        </w:rPr>
        <w:t>(for the following given data),</w:t>
      </w:r>
    </w:p>
    <w:p w14:paraId="59E037EE" w14:textId="74C76223" w:rsidR="00AD26E4" w:rsidRDefault="00046D5C" w:rsidP="00AD26E4">
      <w:pPr>
        <w:pStyle w:val="ListParagraph"/>
        <w:rPr>
          <w:sz w:val="28"/>
          <w:szCs w:val="28"/>
          <w:lang w:val="en-US"/>
        </w:rPr>
      </w:pPr>
      <w:r>
        <w:rPr>
          <w:sz w:val="28"/>
          <w:szCs w:val="28"/>
          <w:lang w:val="en-US"/>
        </w:rPr>
        <w:t xml:space="preserve">120, 139, 142, 172, 112, 94, 138, 145, 128, 144, 150, 119, 97, 162, 116, 138, 143, 105, 118, 127, </w:t>
      </w:r>
      <w:r w:rsidR="00F31184">
        <w:rPr>
          <w:sz w:val="28"/>
          <w:szCs w:val="28"/>
          <w:lang w:val="en-US"/>
        </w:rPr>
        <w:t>171, 107, 50, 116.</w:t>
      </w:r>
    </w:p>
    <w:p w14:paraId="2145FDBD" w14:textId="4989F677" w:rsidR="009026B8" w:rsidRPr="00AD26E4" w:rsidRDefault="00685F22" w:rsidP="00AD26E4">
      <w:pPr>
        <w:ind w:left="360"/>
        <w:rPr>
          <w:sz w:val="28"/>
          <w:szCs w:val="28"/>
          <w:lang w:val="en-US"/>
        </w:rPr>
      </w:pPr>
      <w:r w:rsidRPr="00AD26E4">
        <w:rPr>
          <w:b/>
          <w:bCs/>
          <w:sz w:val="28"/>
          <w:szCs w:val="28"/>
          <w:lang w:val="en-US"/>
        </w:rPr>
        <w:t>VARIENCE:</w:t>
      </w:r>
      <w:r w:rsidR="000A356A" w:rsidRPr="00AD26E4">
        <w:rPr>
          <w:sz w:val="28"/>
          <w:szCs w:val="28"/>
          <w:lang w:val="en-US"/>
        </w:rPr>
        <w:t xml:space="preserve"> It is the measure of dispersion which tells how the data is </w:t>
      </w:r>
      <w:proofErr w:type="spellStart"/>
      <w:r w:rsidR="000A356A" w:rsidRPr="00AD26E4">
        <w:rPr>
          <w:sz w:val="28"/>
          <w:szCs w:val="28"/>
          <w:lang w:val="en-US"/>
        </w:rPr>
        <w:t>spreaded</w:t>
      </w:r>
      <w:proofErr w:type="spellEnd"/>
      <w:r w:rsidR="000A356A" w:rsidRPr="00AD26E4">
        <w:rPr>
          <w:sz w:val="28"/>
          <w:szCs w:val="28"/>
          <w:lang w:val="en-US"/>
        </w:rPr>
        <w:t xml:space="preserve"> from its average value and is given by</w:t>
      </w:r>
      <w:r w:rsidR="00266A5A" w:rsidRPr="00AD26E4">
        <w:rPr>
          <w:sz w:val="28"/>
          <w:szCs w:val="28"/>
          <w:lang w:val="en-US"/>
        </w:rPr>
        <w:t xml:space="preserve"> </w:t>
      </w:r>
    </w:p>
    <w:p w14:paraId="0FBF60CC" w14:textId="77777777" w:rsidR="000369B7" w:rsidRDefault="008C62C7" w:rsidP="008C62C7">
      <w:pPr>
        <w:pStyle w:val="ListParagraph"/>
        <w:numPr>
          <w:ilvl w:val="0"/>
          <w:numId w:val="25"/>
        </w:numPr>
        <w:rPr>
          <w:sz w:val="28"/>
          <w:szCs w:val="28"/>
          <w:lang w:val="en-US"/>
        </w:rPr>
      </w:pPr>
      <w:r>
        <w:rPr>
          <w:sz w:val="28"/>
          <w:szCs w:val="28"/>
          <w:lang w:val="en-US"/>
        </w:rPr>
        <w:t>Variance of population=</w:t>
      </w:r>
    </w:p>
    <w:p w14:paraId="48911572" w14:textId="3C072EB2" w:rsidR="008C62C7" w:rsidRDefault="000369B7" w:rsidP="008C62C7">
      <w:pPr>
        <w:pStyle w:val="ListParagraph"/>
        <w:numPr>
          <w:ilvl w:val="0"/>
          <w:numId w:val="25"/>
        </w:numPr>
        <w:rPr>
          <w:sz w:val="28"/>
          <w:szCs w:val="28"/>
          <w:lang w:val="en-US"/>
        </w:rPr>
      </w:pPr>
      <w:r>
        <w:rPr>
          <w:sz w:val="28"/>
          <w:szCs w:val="28"/>
          <w:lang w:val="en-US"/>
        </w:rPr>
        <w:t>variance</w:t>
      </w:r>
      <w:r w:rsidR="008C62C7">
        <w:rPr>
          <w:sz w:val="28"/>
          <w:szCs w:val="28"/>
          <w:lang w:val="en-US"/>
        </w:rPr>
        <w:t xml:space="preserve"> </w:t>
      </w:r>
      <w:r>
        <w:rPr>
          <w:sz w:val="28"/>
          <w:szCs w:val="28"/>
          <w:lang w:val="en-US"/>
        </w:rPr>
        <w:t>of sample=</w:t>
      </w:r>
    </w:p>
    <w:p w14:paraId="14DC8ADA" w14:textId="279B4D25" w:rsidR="000369B7" w:rsidRDefault="000369B7" w:rsidP="008C62C7">
      <w:pPr>
        <w:pStyle w:val="ListParagraph"/>
        <w:numPr>
          <w:ilvl w:val="0"/>
          <w:numId w:val="25"/>
        </w:numPr>
        <w:rPr>
          <w:sz w:val="28"/>
          <w:szCs w:val="28"/>
          <w:lang w:val="en-US"/>
        </w:rPr>
      </w:pPr>
      <w:r>
        <w:rPr>
          <w:sz w:val="28"/>
          <w:szCs w:val="28"/>
          <w:lang w:val="en-US"/>
        </w:rPr>
        <w:t xml:space="preserve">variance of </w:t>
      </w:r>
      <w:r w:rsidR="00477970">
        <w:rPr>
          <w:sz w:val="28"/>
          <w:szCs w:val="28"/>
          <w:lang w:val="en-US"/>
        </w:rPr>
        <w:t>class interval=</w:t>
      </w:r>
    </w:p>
    <w:p w14:paraId="5C39E81B" w14:textId="2E387F0B" w:rsidR="00477970" w:rsidRDefault="00477970" w:rsidP="008C62C7">
      <w:pPr>
        <w:pStyle w:val="ListParagraph"/>
        <w:numPr>
          <w:ilvl w:val="0"/>
          <w:numId w:val="25"/>
        </w:numPr>
        <w:rPr>
          <w:sz w:val="28"/>
          <w:szCs w:val="28"/>
          <w:lang w:val="en-US"/>
        </w:rPr>
      </w:pPr>
      <w:r>
        <w:rPr>
          <w:sz w:val="28"/>
          <w:szCs w:val="28"/>
          <w:lang w:val="en-US"/>
        </w:rPr>
        <w:t>variance of frequency distribution=</w:t>
      </w:r>
    </w:p>
    <w:p w14:paraId="03339849" w14:textId="77777777" w:rsidR="00F340F1" w:rsidRDefault="00F340F1" w:rsidP="00F340F1">
      <w:pPr>
        <w:pStyle w:val="ListParagraph"/>
        <w:ind w:left="849"/>
        <w:rPr>
          <w:sz w:val="28"/>
          <w:szCs w:val="28"/>
          <w:lang w:val="en-US"/>
        </w:rPr>
      </w:pPr>
    </w:p>
    <w:p w14:paraId="74CFF8AD" w14:textId="77777777" w:rsidR="00F340F1" w:rsidRDefault="00F340F1" w:rsidP="00F340F1">
      <w:pPr>
        <w:pStyle w:val="ListParagraph"/>
        <w:ind w:left="849"/>
        <w:rPr>
          <w:sz w:val="28"/>
          <w:szCs w:val="28"/>
          <w:lang w:val="en-US"/>
        </w:rPr>
      </w:pPr>
    </w:p>
    <w:p w14:paraId="04C34383" w14:textId="77777777" w:rsidR="00F340F1" w:rsidRPr="00F340F1" w:rsidRDefault="00F340F1" w:rsidP="00F340F1">
      <w:pPr>
        <w:pStyle w:val="ListParagraph"/>
        <w:ind w:left="849"/>
        <w:rPr>
          <w:b/>
          <w:bCs/>
          <w:sz w:val="28"/>
          <w:szCs w:val="28"/>
          <w:lang w:val="en-US"/>
        </w:rPr>
      </w:pPr>
    </w:p>
    <w:p w14:paraId="27915E90" w14:textId="46ADF064" w:rsidR="00F340F1" w:rsidRDefault="00F340F1" w:rsidP="00F340F1">
      <w:pPr>
        <w:rPr>
          <w:sz w:val="28"/>
          <w:szCs w:val="28"/>
          <w:lang w:val="en-US"/>
        </w:rPr>
      </w:pPr>
      <w:r w:rsidRPr="00F340F1">
        <w:rPr>
          <w:b/>
          <w:bCs/>
          <w:sz w:val="28"/>
          <w:szCs w:val="28"/>
          <w:lang w:val="en-US"/>
        </w:rPr>
        <w:t>STANDARD DEVIATION:</w:t>
      </w:r>
      <w:r>
        <w:rPr>
          <w:b/>
          <w:bCs/>
          <w:sz w:val="28"/>
          <w:szCs w:val="28"/>
          <w:lang w:val="en-US"/>
        </w:rPr>
        <w:t xml:space="preserve"> </w:t>
      </w:r>
    </w:p>
    <w:p w14:paraId="74028CE3" w14:textId="23FB803A" w:rsidR="00ED74B6" w:rsidRDefault="00ED74B6" w:rsidP="00F340F1">
      <w:pPr>
        <w:rPr>
          <w:sz w:val="28"/>
          <w:szCs w:val="28"/>
          <w:lang w:val="en-US"/>
        </w:rPr>
      </w:pPr>
      <w:r>
        <w:rPr>
          <w:sz w:val="28"/>
          <w:szCs w:val="28"/>
          <w:lang w:val="en-US"/>
        </w:rPr>
        <w:t xml:space="preserve">                     It is the square root of the variance and denoted by Sigma (  ).</w:t>
      </w:r>
    </w:p>
    <w:p w14:paraId="104017CC" w14:textId="2D9E988A" w:rsidR="00ED74B6" w:rsidRPr="00BD05C4" w:rsidRDefault="00BD05C4" w:rsidP="00F340F1">
      <w:pPr>
        <w:rPr>
          <w:b/>
          <w:bCs/>
          <w:sz w:val="28"/>
          <w:szCs w:val="28"/>
          <w:lang w:val="en-US"/>
        </w:rPr>
      </w:pPr>
      <w:r w:rsidRPr="00BD05C4">
        <w:rPr>
          <w:b/>
          <w:bCs/>
          <w:sz w:val="28"/>
          <w:szCs w:val="28"/>
          <w:lang w:val="en-US"/>
        </w:rPr>
        <w:t>SKEWNESS:</w:t>
      </w:r>
    </w:p>
    <w:p w14:paraId="39F84C2A" w14:textId="327C006B" w:rsidR="00ED74B6" w:rsidRDefault="00BD05C4" w:rsidP="00F340F1">
      <w:pPr>
        <w:rPr>
          <w:sz w:val="28"/>
          <w:szCs w:val="28"/>
          <w:lang w:val="en-US"/>
        </w:rPr>
      </w:pPr>
      <w:r w:rsidRPr="00437447">
        <w:rPr>
          <w:sz w:val="28"/>
          <w:szCs w:val="28"/>
          <w:lang w:val="en-US"/>
        </w:rPr>
        <w:t xml:space="preserve">                    </w:t>
      </w:r>
      <w:r w:rsidR="00437447" w:rsidRPr="00437447">
        <w:rPr>
          <w:sz w:val="28"/>
          <w:szCs w:val="28"/>
          <w:lang w:val="en-US"/>
        </w:rPr>
        <w:t>The skewness is the measure which represents how the data is symmetrically distributed about the mean and is given by</w:t>
      </w:r>
      <w:r w:rsidR="00437447">
        <w:rPr>
          <w:sz w:val="28"/>
          <w:szCs w:val="28"/>
          <w:lang w:val="en-US"/>
        </w:rPr>
        <w:t xml:space="preserve"> g3=</w:t>
      </w:r>
    </w:p>
    <w:p w14:paraId="144923AA" w14:textId="77777777" w:rsidR="003312DA" w:rsidRDefault="003312DA" w:rsidP="00F340F1">
      <w:pPr>
        <w:rPr>
          <w:sz w:val="28"/>
          <w:szCs w:val="28"/>
          <w:lang w:val="en-US"/>
        </w:rPr>
      </w:pPr>
    </w:p>
    <w:p w14:paraId="2EDF6133" w14:textId="77777777" w:rsidR="003312DA" w:rsidRDefault="003312DA" w:rsidP="00F340F1">
      <w:pPr>
        <w:rPr>
          <w:sz w:val="28"/>
          <w:szCs w:val="28"/>
          <w:lang w:val="en-US"/>
        </w:rPr>
      </w:pPr>
    </w:p>
    <w:p w14:paraId="10809682" w14:textId="77777777" w:rsidR="003312DA" w:rsidRDefault="003312DA" w:rsidP="00F340F1">
      <w:pPr>
        <w:rPr>
          <w:sz w:val="28"/>
          <w:szCs w:val="28"/>
          <w:lang w:val="en-US"/>
        </w:rPr>
      </w:pPr>
    </w:p>
    <w:p w14:paraId="0C2392C3" w14:textId="77777777" w:rsidR="003312DA" w:rsidRPr="00DE3A96" w:rsidRDefault="003312DA" w:rsidP="00F340F1">
      <w:pPr>
        <w:rPr>
          <w:b/>
          <w:bCs/>
          <w:sz w:val="28"/>
          <w:szCs w:val="28"/>
          <w:lang w:val="en-US"/>
        </w:rPr>
      </w:pPr>
    </w:p>
    <w:p w14:paraId="1A40335A" w14:textId="77777777" w:rsidR="00F17EED" w:rsidRDefault="00F17EED" w:rsidP="00F340F1">
      <w:pPr>
        <w:rPr>
          <w:b/>
          <w:bCs/>
          <w:sz w:val="28"/>
          <w:szCs w:val="28"/>
          <w:lang w:val="en-US"/>
        </w:rPr>
      </w:pPr>
    </w:p>
    <w:p w14:paraId="677AD0FF" w14:textId="77777777" w:rsidR="00F17EED" w:rsidRDefault="00F17EED" w:rsidP="00F340F1">
      <w:pPr>
        <w:rPr>
          <w:b/>
          <w:bCs/>
          <w:sz w:val="28"/>
          <w:szCs w:val="28"/>
          <w:lang w:val="en-US"/>
        </w:rPr>
      </w:pPr>
    </w:p>
    <w:p w14:paraId="1AAE5117" w14:textId="2BFEC290" w:rsidR="000A352F" w:rsidRDefault="00DE3A96" w:rsidP="00F340F1">
      <w:pPr>
        <w:rPr>
          <w:b/>
          <w:bCs/>
          <w:sz w:val="28"/>
          <w:szCs w:val="28"/>
          <w:lang w:val="en-US"/>
        </w:rPr>
      </w:pPr>
      <w:r w:rsidRPr="00DE3A96">
        <w:rPr>
          <w:b/>
          <w:bCs/>
          <w:sz w:val="28"/>
          <w:szCs w:val="28"/>
          <w:lang w:val="en-US"/>
        </w:rPr>
        <w:lastRenderedPageBreak/>
        <w:t>NOTE:-</w:t>
      </w:r>
    </w:p>
    <w:p w14:paraId="4D9E0F01" w14:textId="5DB3C0F6" w:rsidR="00DE3A96" w:rsidRPr="000A352F" w:rsidRDefault="00056613" w:rsidP="000A352F">
      <w:pPr>
        <w:pStyle w:val="ListParagraph"/>
        <w:numPr>
          <w:ilvl w:val="0"/>
          <w:numId w:val="26"/>
        </w:numPr>
        <w:rPr>
          <w:b/>
          <w:bCs/>
          <w:sz w:val="28"/>
          <w:szCs w:val="28"/>
          <w:lang w:val="en-US"/>
        </w:rPr>
      </w:pPr>
      <w:r w:rsidRPr="000A352F">
        <w:rPr>
          <w:sz w:val="28"/>
          <w:szCs w:val="28"/>
          <w:lang w:val="en-US"/>
        </w:rPr>
        <w:t>If g</w:t>
      </w:r>
      <w:r w:rsidR="006C609A" w:rsidRPr="000A352F">
        <w:rPr>
          <w:sz w:val="28"/>
          <w:szCs w:val="28"/>
          <w:lang w:val="en-US"/>
        </w:rPr>
        <w:t>3&gt;0, then the data is positively skewness and most of the data values lie towards right side of the mean.</w:t>
      </w:r>
    </w:p>
    <w:p w14:paraId="594CB3AC" w14:textId="77777777" w:rsidR="000A352F" w:rsidRDefault="00CD6897" w:rsidP="00F340F1">
      <w:pPr>
        <w:pStyle w:val="ListParagraph"/>
        <w:numPr>
          <w:ilvl w:val="0"/>
          <w:numId w:val="26"/>
        </w:numPr>
        <w:rPr>
          <w:sz w:val="28"/>
          <w:szCs w:val="28"/>
          <w:lang w:val="en-US"/>
        </w:rPr>
      </w:pPr>
      <w:r w:rsidRPr="000A352F">
        <w:rPr>
          <w:sz w:val="28"/>
          <w:szCs w:val="28"/>
          <w:lang w:val="en-US"/>
        </w:rPr>
        <w:t xml:space="preserve">If g3&lt;0, Then the data is negatively </w:t>
      </w:r>
      <w:r w:rsidR="001C45A1" w:rsidRPr="000A352F">
        <w:rPr>
          <w:sz w:val="28"/>
          <w:szCs w:val="28"/>
          <w:lang w:val="en-US"/>
        </w:rPr>
        <w:t xml:space="preserve">skewness </w:t>
      </w:r>
      <w:r w:rsidRPr="000A352F">
        <w:rPr>
          <w:sz w:val="28"/>
          <w:szCs w:val="28"/>
          <w:lang w:val="en-US"/>
        </w:rPr>
        <w:t>and most of the data values are spread towards left side of the mean</w:t>
      </w:r>
      <w:r w:rsidR="001C45A1" w:rsidRPr="000A352F">
        <w:rPr>
          <w:sz w:val="28"/>
          <w:szCs w:val="28"/>
          <w:lang w:val="en-US"/>
        </w:rPr>
        <w:t>.</w:t>
      </w:r>
    </w:p>
    <w:p w14:paraId="27A6600A" w14:textId="0F04D656" w:rsidR="000A352F" w:rsidRDefault="001C45A1" w:rsidP="00F31184">
      <w:pPr>
        <w:pStyle w:val="ListParagraph"/>
        <w:numPr>
          <w:ilvl w:val="0"/>
          <w:numId w:val="26"/>
        </w:numPr>
        <w:rPr>
          <w:sz w:val="28"/>
          <w:szCs w:val="28"/>
          <w:lang w:val="en-US"/>
        </w:rPr>
      </w:pPr>
      <w:r w:rsidRPr="000A352F">
        <w:rPr>
          <w:sz w:val="28"/>
          <w:szCs w:val="28"/>
          <w:lang w:val="en-US"/>
        </w:rPr>
        <w:t>If g3=0</w:t>
      </w:r>
      <w:r w:rsidR="001A3FDD" w:rsidRPr="000A352F">
        <w:rPr>
          <w:sz w:val="28"/>
          <w:szCs w:val="28"/>
          <w:lang w:val="en-US"/>
        </w:rPr>
        <w:t>, Then the symmetric about the mean and hence mean = median = mode and the data set is said to be unique-model.</w:t>
      </w:r>
    </w:p>
    <w:p w14:paraId="17593BA2" w14:textId="77777777" w:rsidR="00BE7C4D" w:rsidRDefault="00BE7C4D" w:rsidP="00F31184">
      <w:pPr>
        <w:pStyle w:val="ListParagraph"/>
        <w:ind w:left="502"/>
        <w:rPr>
          <w:rFonts w:ascii="Algerian" w:hAnsi="Algerian"/>
          <w:sz w:val="72"/>
          <w:szCs w:val="72"/>
          <w:lang w:val="en-US"/>
        </w:rPr>
      </w:pPr>
    </w:p>
    <w:p w14:paraId="3244EA87" w14:textId="77777777" w:rsidR="00BE7C4D" w:rsidRDefault="00BE7C4D" w:rsidP="00F31184">
      <w:pPr>
        <w:pStyle w:val="ListParagraph"/>
        <w:ind w:left="502"/>
        <w:rPr>
          <w:rFonts w:ascii="Algerian" w:hAnsi="Algerian"/>
          <w:sz w:val="72"/>
          <w:szCs w:val="72"/>
          <w:lang w:val="en-US"/>
        </w:rPr>
      </w:pPr>
    </w:p>
    <w:p w14:paraId="4F2DE095" w14:textId="77777777" w:rsidR="00BE7C4D" w:rsidRDefault="00BE7C4D" w:rsidP="00F31184">
      <w:pPr>
        <w:pStyle w:val="ListParagraph"/>
        <w:ind w:left="502"/>
        <w:rPr>
          <w:rFonts w:ascii="Algerian" w:hAnsi="Algerian"/>
          <w:sz w:val="72"/>
          <w:szCs w:val="72"/>
          <w:lang w:val="en-US"/>
        </w:rPr>
      </w:pPr>
    </w:p>
    <w:p w14:paraId="593A32B2" w14:textId="77777777" w:rsidR="00BE7C4D" w:rsidRDefault="00BE7C4D" w:rsidP="00F31184">
      <w:pPr>
        <w:pStyle w:val="ListParagraph"/>
        <w:ind w:left="502"/>
        <w:rPr>
          <w:rFonts w:ascii="Algerian" w:hAnsi="Algerian"/>
          <w:sz w:val="72"/>
          <w:szCs w:val="72"/>
          <w:lang w:val="en-US"/>
        </w:rPr>
      </w:pPr>
    </w:p>
    <w:p w14:paraId="2B87C4B1" w14:textId="77777777" w:rsidR="00BE7C4D" w:rsidRDefault="00BE7C4D" w:rsidP="00F31184">
      <w:pPr>
        <w:pStyle w:val="ListParagraph"/>
        <w:ind w:left="502"/>
        <w:rPr>
          <w:rFonts w:ascii="Algerian" w:hAnsi="Algerian"/>
          <w:sz w:val="72"/>
          <w:szCs w:val="72"/>
          <w:lang w:val="en-US"/>
        </w:rPr>
      </w:pPr>
    </w:p>
    <w:p w14:paraId="711EB219" w14:textId="77777777" w:rsidR="00BE7C4D" w:rsidRDefault="00BE7C4D" w:rsidP="00F31184">
      <w:pPr>
        <w:pStyle w:val="ListParagraph"/>
        <w:ind w:left="502"/>
        <w:rPr>
          <w:rFonts w:ascii="Algerian" w:hAnsi="Algerian"/>
          <w:sz w:val="72"/>
          <w:szCs w:val="72"/>
          <w:lang w:val="en-US"/>
        </w:rPr>
      </w:pPr>
    </w:p>
    <w:p w14:paraId="34D72998" w14:textId="77777777" w:rsidR="00BE7C4D" w:rsidRDefault="00BE7C4D" w:rsidP="00F31184">
      <w:pPr>
        <w:pStyle w:val="ListParagraph"/>
        <w:ind w:left="502"/>
        <w:rPr>
          <w:rFonts w:ascii="Algerian" w:hAnsi="Algerian"/>
          <w:sz w:val="72"/>
          <w:szCs w:val="72"/>
          <w:lang w:val="en-US"/>
        </w:rPr>
      </w:pPr>
    </w:p>
    <w:p w14:paraId="2EB31845" w14:textId="77777777" w:rsidR="00BE7C4D" w:rsidRDefault="00BE7C4D" w:rsidP="00F31184">
      <w:pPr>
        <w:pStyle w:val="ListParagraph"/>
        <w:ind w:left="502"/>
        <w:rPr>
          <w:rFonts w:ascii="Algerian" w:hAnsi="Algerian"/>
          <w:sz w:val="72"/>
          <w:szCs w:val="72"/>
          <w:lang w:val="en-US"/>
        </w:rPr>
      </w:pPr>
    </w:p>
    <w:p w14:paraId="2B042CA4" w14:textId="77777777" w:rsidR="00BE7C4D" w:rsidRDefault="00BE7C4D" w:rsidP="00F31184">
      <w:pPr>
        <w:pStyle w:val="ListParagraph"/>
        <w:ind w:left="502"/>
        <w:rPr>
          <w:rFonts w:ascii="Algerian" w:hAnsi="Algerian"/>
          <w:sz w:val="72"/>
          <w:szCs w:val="72"/>
          <w:lang w:val="en-US"/>
        </w:rPr>
      </w:pPr>
    </w:p>
    <w:p w14:paraId="334FEEEF" w14:textId="77777777" w:rsidR="00BE7C4D" w:rsidRDefault="00BE7C4D" w:rsidP="00F31184">
      <w:pPr>
        <w:pStyle w:val="ListParagraph"/>
        <w:ind w:left="502"/>
        <w:rPr>
          <w:rFonts w:ascii="Algerian" w:hAnsi="Algerian"/>
          <w:sz w:val="72"/>
          <w:szCs w:val="72"/>
          <w:lang w:val="en-US"/>
        </w:rPr>
      </w:pPr>
    </w:p>
    <w:p w14:paraId="12379A90" w14:textId="77777777" w:rsidR="00BE7C4D" w:rsidRDefault="00BE7C4D" w:rsidP="00F31184">
      <w:pPr>
        <w:pStyle w:val="ListParagraph"/>
        <w:ind w:left="502"/>
        <w:rPr>
          <w:rFonts w:ascii="Algerian" w:hAnsi="Algerian"/>
          <w:sz w:val="72"/>
          <w:szCs w:val="72"/>
          <w:lang w:val="en-US"/>
        </w:rPr>
      </w:pPr>
    </w:p>
    <w:p w14:paraId="50B60732" w14:textId="77777777" w:rsidR="00BE7C4D" w:rsidRDefault="00BE7C4D" w:rsidP="00F31184">
      <w:pPr>
        <w:pStyle w:val="ListParagraph"/>
        <w:ind w:left="502"/>
        <w:rPr>
          <w:rFonts w:ascii="Algerian" w:hAnsi="Algerian"/>
          <w:sz w:val="72"/>
          <w:szCs w:val="72"/>
          <w:lang w:val="en-US"/>
        </w:rPr>
      </w:pPr>
    </w:p>
    <w:p w14:paraId="73BF5634" w14:textId="77777777" w:rsidR="00BE7C4D" w:rsidRDefault="00BE7C4D" w:rsidP="00F31184">
      <w:pPr>
        <w:pStyle w:val="ListParagraph"/>
        <w:ind w:left="502"/>
        <w:rPr>
          <w:rFonts w:ascii="Algerian" w:hAnsi="Algerian"/>
          <w:sz w:val="72"/>
          <w:szCs w:val="72"/>
          <w:lang w:val="en-US"/>
        </w:rPr>
      </w:pPr>
    </w:p>
    <w:p w14:paraId="51D5595E" w14:textId="77777777" w:rsidR="00BE7C4D" w:rsidRDefault="00BE7C4D" w:rsidP="00F31184">
      <w:pPr>
        <w:pStyle w:val="ListParagraph"/>
        <w:ind w:left="502"/>
        <w:rPr>
          <w:rFonts w:ascii="Algerian" w:hAnsi="Algerian"/>
          <w:sz w:val="72"/>
          <w:szCs w:val="72"/>
          <w:lang w:val="en-US"/>
        </w:rPr>
      </w:pPr>
    </w:p>
    <w:p w14:paraId="44823F89" w14:textId="060EAA1C" w:rsidR="00F31184" w:rsidRDefault="00BE7C4D" w:rsidP="00F31184">
      <w:pPr>
        <w:pStyle w:val="ListParagraph"/>
        <w:ind w:left="502"/>
        <w:rPr>
          <w:rFonts w:ascii="Algerian" w:hAnsi="Algerian"/>
          <w:sz w:val="72"/>
          <w:szCs w:val="72"/>
          <w:lang w:val="en-US"/>
        </w:rPr>
      </w:pPr>
      <w:r>
        <w:rPr>
          <w:rFonts w:ascii="Algerian" w:hAnsi="Algerian"/>
          <w:sz w:val="72"/>
          <w:szCs w:val="72"/>
          <w:lang w:val="en-US"/>
        </w:rPr>
        <w:t xml:space="preserve">UNIT-3 </w:t>
      </w:r>
      <w:r w:rsidRPr="00BE7C4D">
        <w:rPr>
          <w:rFonts w:ascii="Algerian" w:hAnsi="Algerian"/>
          <w:sz w:val="72"/>
          <w:szCs w:val="72"/>
          <w:lang w:val="en-US"/>
        </w:rPr>
        <w:t>probability</w:t>
      </w:r>
    </w:p>
    <w:p w14:paraId="43B3E09C" w14:textId="561D5DE1" w:rsidR="00BE7C4D" w:rsidRDefault="00BE7C4D" w:rsidP="00BE7C4D">
      <w:pPr>
        <w:rPr>
          <w:rFonts w:asciiTheme="majorHAnsi" w:hAnsiTheme="majorHAnsi" w:cstheme="majorHAnsi"/>
          <w:b/>
          <w:bCs/>
          <w:sz w:val="32"/>
          <w:szCs w:val="32"/>
          <w:lang w:val="en-US"/>
        </w:rPr>
      </w:pPr>
      <w:r w:rsidRPr="00BE7C4D">
        <w:rPr>
          <w:rFonts w:asciiTheme="majorHAnsi" w:hAnsiTheme="majorHAnsi" w:cstheme="majorHAnsi"/>
          <w:b/>
          <w:bCs/>
          <w:sz w:val="32"/>
          <w:szCs w:val="32"/>
          <w:lang w:val="en-US"/>
        </w:rPr>
        <w:t>RANDOM EXPERIMENT:</w:t>
      </w:r>
    </w:p>
    <w:p w14:paraId="47D40E8A" w14:textId="10D84291" w:rsidR="00BE7C4D" w:rsidRDefault="00BE7C4D" w:rsidP="00BE7C4D">
      <w:pPr>
        <w:rPr>
          <w:rFonts w:asciiTheme="majorHAnsi" w:hAnsiTheme="majorHAnsi" w:cstheme="majorHAnsi"/>
          <w:sz w:val="32"/>
          <w:szCs w:val="32"/>
          <w:lang w:val="en-US"/>
        </w:rPr>
      </w:pPr>
      <w:r w:rsidRPr="00BE7C4D">
        <w:rPr>
          <w:rFonts w:asciiTheme="majorHAnsi" w:hAnsiTheme="majorHAnsi" w:cstheme="majorHAnsi"/>
          <w:sz w:val="32"/>
          <w:szCs w:val="32"/>
          <w:lang w:val="en-US"/>
        </w:rPr>
        <w:t xml:space="preserve">                    The experiment </w:t>
      </w:r>
      <w:r>
        <w:rPr>
          <w:rFonts w:asciiTheme="majorHAnsi" w:hAnsiTheme="majorHAnsi" w:cstheme="majorHAnsi"/>
          <w:sz w:val="32"/>
          <w:szCs w:val="32"/>
          <w:lang w:val="en-US"/>
        </w:rPr>
        <w:t>is separated any number of the times under same conditions.</w:t>
      </w:r>
    </w:p>
    <w:p w14:paraId="341AEA15" w14:textId="12734BD0" w:rsidR="00BE7C4D" w:rsidRDefault="00BE7C4D" w:rsidP="00BE7C4D">
      <w:pPr>
        <w:pStyle w:val="ListParagraph"/>
        <w:numPr>
          <w:ilvl w:val="0"/>
          <w:numId w:val="22"/>
        </w:numPr>
        <w:rPr>
          <w:rFonts w:asciiTheme="majorHAnsi" w:hAnsiTheme="majorHAnsi" w:cstheme="majorHAnsi"/>
          <w:sz w:val="32"/>
          <w:szCs w:val="32"/>
          <w:lang w:val="en-US"/>
        </w:rPr>
      </w:pPr>
      <w:r w:rsidRPr="00BE7C4D">
        <w:rPr>
          <w:rFonts w:asciiTheme="majorHAnsi" w:hAnsiTheme="majorHAnsi" w:cstheme="majorHAnsi"/>
          <w:sz w:val="32"/>
          <w:szCs w:val="32"/>
          <w:lang w:val="en-US"/>
        </w:rPr>
        <w:t>All the outcomes are known in advance.</w:t>
      </w:r>
    </w:p>
    <w:p w14:paraId="4EB32FFD" w14:textId="1DE118A9" w:rsidR="00BE7C4D" w:rsidRDefault="00BE7C4D" w:rsidP="00BE7C4D">
      <w:pPr>
        <w:pStyle w:val="ListParagraph"/>
        <w:numPr>
          <w:ilvl w:val="0"/>
          <w:numId w:val="22"/>
        </w:numPr>
        <w:rPr>
          <w:rFonts w:asciiTheme="majorHAnsi" w:hAnsiTheme="majorHAnsi" w:cstheme="majorHAnsi"/>
          <w:sz w:val="32"/>
          <w:szCs w:val="32"/>
          <w:lang w:val="en-US"/>
        </w:rPr>
      </w:pPr>
      <w:r>
        <w:rPr>
          <w:rFonts w:asciiTheme="majorHAnsi" w:hAnsiTheme="majorHAnsi" w:cstheme="majorHAnsi"/>
          <w:sz w:val="32"/>
          <w:szCs w:val="32"/>
          <w:lang w:val="en-US"/>
        </w:rPr>
        <w:t>The actual outcome is not known in advance.</w:t>
      </w:r>
    </w:p>
    <w:p w14:paraId="2A47B7D2" w14:textId="04FE044C"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EX: *Tossing the coin-S= {H, T}</w:t>
      </w:r>
    </w:p>
    <w:p w14:paraId="0E96B727" w14:textId="068EC270"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*Rolling a dice-S = {1, 2, 3, 4, 5, 6}</w:t>
      </w:r>
    </w:p>
    <w:p w14:paraId="363CEEBA" w14:textId="068F3B0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*Tossing a pair of coins-S= {HH, HT, TH, TT}</w:t>
      </w:r>
    </w:p>
    <w:p w14:paraId="0C1F515E" w14:textId="02503072"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SAMPLE SPACE =S={OUTCOMES}</w:t>
      </w:r>
    </w:p>
    <w:p w14:paraId="3635C792" w14:textId="7AC30A3B"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{1, 2, 3, 4, 5, 6}</w:t>
      </w:r>
    </w:p>
    <w:p w14:paraId="617BE02C" w14:textId="0AC847C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E1= {1, 2, 3};</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E2= </w:t>
      </w:r>
      <w:r w:rsidR="005143C9">
        <w:rPr>
          <w:rFonts w:asciiTheme="majorHAnsi" w:hAnsiTheme="majorHAnsi" w:cstheme="majorHAnsi"/>
          <w:sz w:val="32"/>
          <w:szCs w:val="32"/>
          <w:lang w:val="en-US"/>
        </w:rPr>
        <w:t>{</w:t>
      </w:r>
      <w:r>
        <w:rPr>
          <w:rFonts w:asciiTheme="majorHAnsi" w:hAnsiTheme="majorHAnsi" w:cstheme="majorHAnsi"/>
          <w:sz w:val="32"/>
          <w:szCs w:val="32"/>
          <w:lang w:val="en-US"/>
        </w:rPr>
        <w:t>4, 5, 6};</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E3= </w:t>
      </w:r>
      <w:r w:rsidR="005143C9">
        <w:rPr>
          <w:rFonts w:asciiTheme="majorHAnsi" w:hAnsiTheme="majorHAnsi" w:cstheme="majorHAnsi"/>
          <w:sz w:val="32"/>
          <w:szCs w:val="32"/>
          <w:lang w:val="en-US"/>
        </w:rPr>
        <w:t>{2, 4, 6}</w:t>
      </w:r>
    </w:p>
    <w:p w14:paraId="575F36B8" w14:textId="7F972253" w:rsidR="005143C9" w:rsidRDefault="005143C9" w:rsidP="00BE7C4D">
      <w:pPr>
        <w:rPr>
          <w:rFonts w:asciiTheme="majorHAnsi" w:hAnsiTheme="majorHAnsi" w:cstheme="majorHAnsi"/>
          <w:sz w:val="32"/>
          <w:szCs w:val="32"/>
          <w:lang w:val="en-US"/>
        </w:rPr>
      </w:pPr>
      <w:r>
        <w:rPr>
          <w:rFonts w:asciiTheme="majorHAnsi" w:hAnsiTheme="majorHAnsi" w:cstheme="majorHAnsi"/>
          <w:sz w:val="32"/>
          <w:szCs w:val="32"/>
          <w:lang w:val="en-US"/>
        </w:rPr>
        <w:t>E S</w:t>
      </w:r>
    </w:p>
    <w:p w14:paraId="591ADE0C" w14:textId="3C694453" w:rsidR="005143C9" w:rsidRDefault="005143C9" w:rsidP="00BE7C4D">
      <w:p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TYPES OF EVEN</w:t>
      </w:r>
      <w:r>
        <w:rPr>
          <w:rFonts w:asciiTheme="majorHAnsi" w:hAnsiTheme="majorHAnsi" w:cstheme="majorHAnsi"/>
          <w:b/>
          <w:bCs/>
          <w:sz w:val="32"/>
          <w:szCs w:val="32"/>
          <w:lang w:val="en-US"/>
        </w:rPr>
        <w:t>T</w:t>
      </w:r>
      <w:r w:rsidRPr="005143C9">
        <w:rPr>
          <w:rFonts w:asciiTheme="majorHAnsi" w:hAnsiTheme="majorHAnsi" w:cstheme="majorHAnsi"/>
          <w:b/>
          <w:bCs/>
          <w:sz w:val="32"/>
          <w:szCs w:val="32"/>
          <w:lang w:val="en-US"/>
        </w:rPr>
        <w:t>:</w:t>
      </w:r>
    </w:p>
    <w:p w14:paraId="79188032" w14:textId="0576711E" w:rsidR="00BE7C4D" w:rsidRDefault="005143C9" w:rsidP="005143C9">
      <w:pPr>
        <w:pStyle w:val="ListParagraph"/>
        <w:numPr>
          <w:ilvl w:val="0"/>
          <w:numId w:val="36"/>
        </w:num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IMPOSSIBLE EVENT</w:t>
      </w:r>
      <w:r w:rsidR="00D464D6">
        <w:rPr>
          <w:rFonts w:asciiTheme="majorHAnsi" w:hAnsiTheme="majorHAnsi" w:cstheme="majorHAnsi"/>
          <w:b/>
          <w:bCs/>
          <w:sz w:val="32"/>
          <w:szCs w:val="32"/>
          <w:lang w:val="en-US"/>
        </w:rPr>
        <w:t>=</w:t>
      </w:r>
    </w:p>
    <w:p w14:paraId="4E7F8583" w14:textId="4BE2ACD6"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SURE OR CERTAIN EVENT</w:t>
      </w:r>
    </w:p>
    <w:p w14:paraId="66265DFD" w14:textId="2D648CB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MUTUALLY EXCLUSIVE EVENT</w:t>
      </w:r>
    </w:p>
    <w:p w14:paraId="7DAFC452" w14:textId="24E03369"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EXHAUSTIVE EVENT</w:t>
      </w:r>
    </w:p>
    <w:p w14:paraId="021E09EE" w14:textId="419017E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EQUALLY LIKELY</w:t>
      </w:r>
    </w:p>
    <w:p w14:paraId="731683AE" w14:textId="621AF824" w:rsidR="005143C9" w:rsidRDefault="005143C9" w:rsidP="005143C9">
      <w:pPr>
        <w:rPr>
          <w:rFonts w:asciiTheme="majorHAnsi" w:hAnsiTheme="majorHAnsi" w:cstheme="majorHAnsi"/>
          <w:b/>
          <w:bCs/>
          <w:sz w:val="32"/>
          <w:szCs w:val="32"/>
          <w:lang w:val="en-US"/>
        </w:rPr>
      </w:pPr>
      <w:r>
        <w:rPr>
          <w:rFonts w:asciiTheme="majorHAnsi" w:hAnsiTheme="majorHAnsi" w:cstheme="majorHAnsi"/>
          <w:b/>
          <w:bCs/>
          <w:sz w:val="32"/>
          <w:szCs w:val="32"/>
          <w:lang w:val="en-US"/>
        </w:rPr>
        <w:t>PROBABILITY:</w:t>
      </w:r>
    </w:p>
    <w:p w14:paraId="598E22DB" w14:textId="77777777" w:rsidR="005143C9" w:rsidRDefault="005143C9" w:rsidP="005143C9">
      <w:pPr>
        <w:rPr>
          <w:rFonts w:asciiTheme="majorHAnsi" w:hAnsiTheme="majorHAnsi" w:cstheme="majorHAnsi"/>
          <w:sz w:val="32"/>
          <w:szCs w:val="32"/>
          <w:lang w:val="en-US"/>
        </w:rPr>
      </w:pPr>
      <w:r>
        <w:rPr>
          <w:rFonts w:asciiTheme="majorHAnsi" w:hAnsiTheme="majorHAnsi" w:cstheme="majorHAnsi"/>
          <w:b/>
          <w:bCs/>
          <w:sz w:val="32"/>
          <w:szCs w:val="32"/>
          <w:lang w:val="en-US"/>
        </w:rPr>
        <w:t xml:space="preserve">                       </w:t>
      </w:r>
      <w:r w:rsidRPr="005143C9">
        <w:rPr>
          <w:rFonts w:asciiTheme="majorHAnsi" w:hAnsiTheme="majorHAnsi" w:cstheme="majorHAnsi"/>
          <w:sz w:val="32"/>
          <w:szCs w:val="32"/>
          <w:lang w:val="en-US"/>
        </w:rPr>
        <w:t>Let</w:t>
      </w:r>
      <w:r>
        <w:rPr>
          <w:rFonts w:asciiTheme="majorHAnsi" w:hAnsiTheme="majorHAnsi" w:cstheme="majorHAnsi"/>
          <w:sz w:val="32"/>
          <w:szCs w:val="32"/>
          <w:lang w:val="en-US"/>
        </w:rPr>
        <w:t xml:space="preserve"> a random experiment has “n” number of outcomes and Let “E” be an event having “m” number of chances to occur. Then the probability of occurrence of “E” is given by p(E)=p=number of chances for “E” to occur/total number of outcomes.</w:t>
      </w:r>
    </w:p>
    <w:p w14:paraId="40BAA7B6" w14:textId="6FB3EFEF"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lastRenderedPageBreak/>
        <w:t>P(E)=m/n</w:t>
      </w:r>
    </w:p>
    <w:p w14:paraId="546FC3FA" w14:textId="68D2CB9D" w:rsidR="005143C9" w:rsidRDefault="005143C9" w:rsidP="005143C9">
      <w:pPr>
        <w:rPr>
          <w:rFonts w:asciiTheme="majorHAnsi" w:hAnsiTheme="majorHAnsi" w:cstheme="majorHAnsi"/>
          <w:sz w:val="32"/>
          <w:szCs w:val="32"/>
          <w:lang w:val="en-US"/>
        </w:rPr>
      </w:pPr>
      <w:r>
        <w:rPr>
          <w:rFonts w:asciiTheme="majorHAnsi" w:hAnsiTheme="majorHAnsi" w:cstheme="majorHAnsi"/>
          <w:noProof/>
          <w:sz w:val="32"/>
          <w:szCs w:val="32"/>
          <w:lang w:val="en-US"/>
        </w:rPr>
        <mc:AlternateContent>
          <mc:Choice Requires="wps">
            <w:drawing>
              <wp:anchor distT="0" distB="0" distL="114300" distR="114300" simplePos="0" relativeHeight="251671040" behindDoc="0" locked="0" layoutInCell="1" allowOverlap="1" wp14:anchorId="01C2ED02" wp14:editId="1DA9BF28">
                <wp:simplePos x="0" y="0"/>
                <wp:positionH relativeFrom="column">
                  <wp:posOffset>304799</wp:posOffset>
                </wp:positionH>
                <wp:positionV relativeFrom="paragraph">
                  <wp:posOffset>95794</wp:posOffset>
                </wp:positionV>
                <wp:extent cx="778329" cy="45719"/>
                <wp:effectExtent l="0" t="57150" r="22225" b="50165"/>
                <wp:wrapNone/>
                <wp:docPr id="264118947" name="Straight Arrow Connector 15"/>
                <wp:cNvGraphicFramePr/>
                <a:graphic xmlns:a="http://schemas.openxmlformats.org/drawingml/2006/main">
                  <a:graphicData uri="http://schemas.microsoft.com/office/word/2010/wordprocessingShape">
                    <wps:wsp>
                      <wps:cNvCnPr/>
                      <wps:spPr>
                        <a:xfrm flipV="1">
                          <a:off x="0" y="0"/>
                          <a:ext cx="778329"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47000B" id="_x0000_t32" coordsize="21600,21600" o:spt="32" o:oned="t" path="m,l21600,21600e" filled="f">
                <v:path arrowok="t" fillok="f" o:connecttype="none"/>
                <o:lock v:ext="edit" shapetype="t"/>
              </v:shapetype>
              <v:shape id="Straight Arrow Connector 15" o:spid="_x0000_s1026" type="#_x0000_t32" style="position:absolute;margin-left:24pt;margin-top:7.55pt;width:61.3pt;height:3.6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" strokecolor="black [3200]" strokeweight="1pt">
                <v:stroke endarrow="block" joinstyle="miter"/>
              </v:shape>
            </w:pict>
          </mc:Fallback>
        </mc:AlternateContent>
      </w:r>
      <w:r>
        <w:rPr>
          <w:rFonts w:asciiTheme="majorHAnsi" w:hAnsiTheme="majorHAnsi" w:cstheme="majorHAnsi"/>
          <w:noProof/>
          <w:sz w:val="32"/>
          <w:szCs w:val="32"/>
          <w:lang w:val="en-US"/>
        </w:rPr>
        <mc:AlternateContent>
          <mc:Choice Requires="wps">
            <w:drawing>
              <wp:anchor distT="0" distB="0" distL="114300" distR="114300" simplePos="0" relativeHeight="251672064" behindDoc="0" locked="0" layoutInCell="1" allowOverlap="1" wp14:anchorId="111E338E" wp14:editId="53092573">
                <wp:simplePos x="0" y="0"/>
                <wp:positionH relativeFrom="column">
                  <wp:posOffset>304800</wp:posOffset>
                </wp:positionH>
                <wp:positionV relativeFrom="paragraph">
                  <wp:posOffset>141968</wp:posOffset>
                </wp:positionV>
                <wp:extent cx="587829" cy="326571"/>
                <wp:effectExtent l="0" t="0" r="79375" b="54610"/>
                <wp:wrapNone/>
                <wp:docPr id="1518123862" name="Straight Arrow Connector 16"/>
                <wp:cNvGraphicFramePr/>
                <a:graphic xmlns:a="http://schemas.openxmlformats.org/drawingml/2006/main">
                  <a:graphicData uri="http://schemas.microsoft.com/office/word/2010/wordprocessingShape">
                    <wps:wsp>
                      <wps:cNvCnPr/>
                      <wps:spPr>
                        <a:xfrm>
                          <a:off x="0" y="0"/>
                          <a:ext cx="587829" cy="3265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436BE" id="Straight Arrow Connector 16" o:spid="_x0000_s1026" type="#_x0000_t32" style="position:absolute;margin-left:24pt;margin-top:11.2pt;width:46.3pt;height:25.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" strokecolor="black [3200]" strokeweight="1pt">
                <v:stroke endarrow="block" joinstyle="miter"/>
              </v:shape>
            </w:pict>
          </mc:Fallback>
        </mc:AlternateContent>
      </w:r>
      <w:r>
        <w:rPr>
          <w:rFonts w:asciiTheme="majorHAnsi" w:hAnsiTheme="majorHAnsi" w:cstheme="majorHAnsi"/>
          <w:sz w:val="32"/>
          <w:szCs w:val="32"/>
          <w:lang w:val="en-US"/>
        </w:rPr>
        <w:t xml:space="preserve"> </w:t>
      </w:r>
      <w:r w:rsidRP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n                    n-m=not occur</w:t>
      </w:r>
    </w:p>
    <w:p w14:paraId="55FB5866" w14:textId="1B7E0406"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 xml:space="preserve">                    m=occur</w:t>
      </w:r>
    </w:p>
    <w:p w14:paraId="75A74B8A" w14:textId="012BF975"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w:t>
      </w:r>
      <w:proofErr w:type="spellStart"/>
      <w:r>
        <w:rPr>
          <w:rFonts w:asciiTheme="majorHAnsi" w:hAnsiTheme="majorHAnsi" w:cstheme="majorHAnsi"/>
          <w:sz w:val="32"/>
          <w:szCs w:val="32"/>
          <w:lang w:val="en-US"/>
        </w:rPr>
        <w:t>E</w:t>
      </w:r>
      <w:r w:rsidR="00D464D6">
        <w:rPr>
          <w:rFonts w:asciiTheme="majorHAnsi" w:hAnsiTheme="majorHAnsi" w:cstheme="majorHAnsi"/>
          <w:sz w:val="32"/>
          <w:szCs w:val="32"/>
          <w:vertAlign w:val="superscript"/>
          <w:lang w:val="en-US"/>
        </w:rPr>
        <w:t>c</w:t>
      </w:r>
      <w:proofErr w:type="spellEnd"/>
      <w:r w:rsidR="00D464D6">
        <w:rPr>
          <w:rFonts w:asciiTheme="majorHAnsi" w:hAnsiTheme="majorHAnsi" w:cstheme="majorHAnsi"/>
          <w:sz w:val="32"/>
          <w:szCs w:val="32"/>
          <w:lang w:val="en-US"/>
        </w:rPr>
        <w:t xml:space="preserve">) </w:t>
      </w:r>
      <w:r>
        <w:rPr>
          <w:rFonts w:asciiTheme="majorHAnsi" w:hAnsiTheme="majorHAnsi" w:cstheme="majorHAnsi"/>
          <w:sz w:val="32"/>
          <w:szCs w:val="32"/>
          <w:lang w:val="en-US"/>
        </w:rPr>
        <w:t>=P(E)</w:t>
      </w:r>
      <w:r w:rsidR="00D464D6">
        <w:rPr>
          <w:rFonts w:asciiTheme="majorHAnsi" w:hAnsiTheme="majorHAnsi" w:cstheme="majorHAnsi"/>
          <w:sz w:val="32"/>
          <w:szCs w:val="32"/>
          <w:lang w:val="en-US"/>
        </w:rPr>
        <w:t>=p(E</w:t>
      </w:r>
      <w:r w:rsidR="00D464D6">
        <w:rPr>
          <w:rFonts w:asciiTheme="majorHAnsi" w:hAnsiTheme="majorHAnsi" w:cstheme="majorHAnsi"/>
          <w:sz w:val="32"/>
          <w:szCs w:val="32"/>
          <w:vertAlign w:val="superscript"/>
          <w:lang w:val="en-US"/>
        </w:rPr>
        <w:t>!</w:t>
      </w:r>
      <w:r w:rsidR="00D464D6">
        <w:rPr>
          <w:rFonts w:asciiTheme="majorHAnsi" w:hAnsiTheme="majorHAnsi" w:cstheme="majorHAnsi"/>
          <w:sz w:val="32"/>
          <w:szCs w:val="32"/>
          <w:lang w:val="en-US"/>
        </w:rPr>
        <w:t>) = q= (n-m)/n.</w:t>
      </w:r>
    </w:p>
    <w:p w14:paraId="1865C03A" w14:textId="43F356B6"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w:t>
      </w:r>
      <w:proofErr w:type="spellStart"/>
      <w:r>
        <w:rPr>
          <w:rFonts w:asciiTheme="majorHAnsi" w:hAnsiTheme="majorHAnsi" w:cstheme="majorHAnsi"/>
          <w:sz w:val="32"/>
          <w:szCs w:val="32"/>
          <w:lang w:val="en-US"/>
        </w:rPr>
        <w:t>E</w:t>
      </w:r>
      <w:r>
        <w:rPr>
          <w:rFonts w:asciiTheme="majorHAnsi" w:hAnsiTheme="majorHAnsi" w:cstheme="majorHAnsi"/>
          <w:sz w:val="32"/>
          <w:szCs w:val="32"/>
          <w:vertAlign w:val="superscript"/>
          <w:lang w:val="en-US"/>
        </w:rPr>
        <w:t>c</w:t>
      </w:r>
      <w:proofErr w:type="spellEnd"/>
      <w:r>
        <w:rPr>
          <w:rFonts w:asciiTheme="majorHAnsi" w:hAnsiTheme="majorHAnsi" w:cstheme="majorHAnsi"/>
          <w:sz w:val="32"/>
          <w:szCs w:val="32"/>
          <w:lang w:val="en-US"/>
        </w:rPr>
        <w:t>) = n/n-m/n= 1-m/n</w:t>
      </w:r>
    </w:p>
    <w:p w14:paraId="1A7AB431" w14:textId="0DAD84A4"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w:t>
      </w:r>
      <w:proofErr w:type="spellStart"/>
      <w:r>
        <w:rPr>
          <w:rFonts w:asciiTheme="majorHAnsi" w:hAnsiTheme="majorHAnsi" w:cstheme="majorHAnsi"/>
          <w:sz w:val="32"/>
          <w:szCs w:val="32"/>
          <w:lang w:val="en-US"/>
        </w:rPr>
        <w:t>E</w:t>
      </w:r>
      <w:r>
        <w:rPr>
          <w:rFonts w:asciiTheme="majorHAnsi" w:hAnsiTheme="majorHAnsi" w:cstheme="majorHAnsi"/>
          <w:sz w:val="32"/>
          <w:szCs w:val="32"/>
          <w:vertAlign w:val="superscript"/>
          <w:lang w:val="en-US"/>
        </w:rPr>
        <w:t>c</w:t>
      </w:r>
      <w:proofErr w:type="spellEnd"/>
      <w:r>
        <w:rPr>
          <w:rFonts w:asciiTheme="majorHAnsi" w:hAnsiTheme="majorHAnsi" w:cstheme="majorHAnsi"/>
          <w:sz w:val="32"/>
          <w:szCs w:val="32"/>
          <w:lang w:val="en-US"/>
        </w:rPr>
        <w:t>)=1-p(E)</w:t>
      </w:r>
    </w:p>
    <w:p w14:paraId="5315CF4C" w14:textId="518115F0" w:rsidR="00D464D6" w:rsidRDefault="00D464D6" w:rsidP="005143C9">
      <w:pPr>
        <w:rPr>
          <w:rFonts w:asciiTheme="majorHAnsi" w:hAnsiTheme="majorHAnsi" w:cstheme="majorHAnsi"/>
          <w:b/>
          <w:bCs/>
          <w:sz w:val="32"/>
          <w:szCs w:val="32"/>
          <w:lang w:val="en-US"/>
        </w:rPr>
      </w:pPr>
      <w:r w:rsidRPr="00D464D6">
        <w:rPr>
          <w:rFonts w:asciiTheme="majorHAnsi" w:hAnsiTheme="majorHAnsi" w:cstheme="majorHAnsi"/>
          <w:b/>
          <w:bCs/>
          <w:sz w:val="32"/>
          <w:szCs w:val="32"/>
          <w:lang w:val="en-US"/>
        </w:rPr>
        <w:t>p(E)+p(</w:t>
      </w:r>
      <w:proofErr w:type="spellStart"/>
      <w:r w:rsidRPr="00D464D6">
        <w:rPr>
          <w:rFonts w:asciiTheme="majorHAnsi" w:hAnsiTheme="majorHAnsi" w:cstheme="majorHAnsi"/>
          <w:b/>
          <w:bCs/>
          <w:sz w:val="32"/>
          <w:szCs w:val="32"/>
          <w:lang w:val="en-US"/>
        </w:rPr>
        <w:t>E</w:t>
      </w:r>
      <w:r w:rsidRPr="00D464D6">
        <w:rPr>
          <w:rFonts w:asciiTheme="majorHAnsi" w:hAnsiTheme="majorHAnsi" w:cstheme="majorHAnsi"/>
          <w:b/>
          <w:bCs/>
          <w:sz w:val="32"/>
          <w:szCs w:val="32"/>
          <w:vertAlign w:val="superscript"/>
          <w:lang w:val="en-US"/>
        </w:rPr>
        <w:t>c</w:t>
      </w:r>
      <w:proofErr w:type="spellEnd"/>
      <w:r w:rsidRPr="00D464D6">
        <w:rPr>
          <w:rFonts w:asciiTheme="majorHAnsi" w:hAnsiTheme="majorHAnsi" w:cstheme="majorHAnsi"/>
          <w:b/>
          <w:bCs/>
          <w:sz w:val="32"/>
          <w:szCs w:val="32"/>
          <w:lang w:val="en-US"/>
        </w:rPr>
        <w:t>)=1</w:t>
      </w:r>
      <w:r>
        <w:rPr>
          <w:rFonts w:asciiTheme="majorHAnsi" w:hAnsiTheme="majorHAnsi" w:cstheme="majorHAnsi"/>
          <w:b/>
          <w:bCs/>
          <w:sz w:val="32"/>
          <w:szCs w:val="32"/>
          <w:lang w:val="en-US"/>
        </w:rPr>
        <w:t xml:space="preserve">   or    p + q=1</w:t>
      </w:r>
    </w:p>
    <w:p w14:paraId="096B017F" w14:textId="14234305" w:rsidR="00D464D6" w:rsidRDefault="003E3D76" w:rsidP="005143C9">
      <w:pPr>
        <w:rPr>
          <w:rFonts w:asciiTheme="majorHAnsi" w:hAnsiTheme="majorHAnsi" w:cstheme="majorHAnsi"/>
          <w:b/>
          <w:bCs/>
          <w:sz w:val="36"/>
          <w:szCs w:val="36"/>
          <w:lang w:val="en-US"/>
        </w:rPr>
      </w:pPr>
      <w:r w:rsidRPr="003E3D76">
        <w:rPr>
          <w:rFonts w:asciiTheme="majorHAnsi" w:hAnsiTheme="majorHAnsi" w:cstheme="majorHAnsi"/>
          <w:b/>
          <w:bCs/>
          <w:sz w:val="36"/>
          <w:szCs w:val="36"/>
          <w:lang w:val="en-US"/>
        </w:rPr>
        <w:t xml:space="preserve">AXIOMS </w:t>
      </w:r>
      <w:r>
        <w:rPr>
          <w:rFonts w:asciiTheme="majorHAnsi" w:hAnsiTheme="majorHAnsi" w:cstheme="majorHAnsi"/>
          <w:b/>
          <w:bCs/>
          <w:sz w:val="36"/>
          <w:szCs w:val="36"/>
          <w:lang w:val="en-US"/>
        </w:rPr>
        <w:t>ON PROBABILITY:</w:t>
      </w:r>
    </w:p>
    <w:p w14:paraId="2CA93014" w14:textId="77777777" w:rsidR="003E3D76" w:rsidRDefault="003E3D76" w:rsidP="005143C9">
      <w:pPr>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3E3D76">
        <w:rPr>
          <w:rFonts w:asciiTheme="majorHAnsi" w:hAnsiTheme="majorHAnsi" w:cstheme="majorHAnsi"/>
          <w:sz w:val="36"/>
          <w:szCs w:val="36"/>
          <w:lang w:val="en-US"/>
        </w:rPr>
        <w:t>Axioms=statements without proof</w:t>
      </w:r>
      <w:r>
        <w:rPr>
          <w:rFonts w:asciiTheme="majorHAnsi" w:hAnsiTheme="majorHAnsi" w:cstheme="majorHAnsi"/>
          <w:sz w:val="36"/>
          <w:szCs w:val="36"/>
          <w:lang w:val="en-US"/>
        </w:rPr>
        <w:t>.</w:t>
      </w:r>
    </w:p>
    <w:p w14:paraId="04884A40" w14:textId="0F61BED2" w:rsidR="003E3D76" w:rsidRDefault="003E3D76" w:rsidP="003E3D76">
      <w:pPr>
        <w:pStyle w:val="ListParagraph"/>
        <w:numPr>
          <w:ilvl w:val="0"/>
          <w:numId w:val="37"/>
        </w:numPr>
        <w:rPr>
          <w:rFonts w:asciiTheme="majorHAnsi" w:hAnsiTheme="majorHAnsi" w:cstheme="majorHAnsi"/>
          <w:sz w:val="32"/>
          <w:szCs w:val="32"/>
          <w:lang w:val="en-US"/>
        </w:rPr>
      </w:pPr>
      <w:r w:rsidRPr="003E3D76">
        <w:rPr>
          <w:rFonts w:asciiTheme="majorHAnsi" w:hAnsiTheme="majorHAnsi" w:cstheme="majorHAnsi"/>
          <w:sz w:val="32"/>
          <w:szCs w:val="32"/>
          <w:lang w:val="en-US"/>
        </w:rPr>
        <w:t xml:space="preserve">For </w:t>
      </w:r>
      <w:r>
        <w:rPr>
          <w:rFonts w:asciiTheme="majorHAnsi" w:hAnsiTheme="majorHAnsi" w:cstheme="majorHAnsi"/>
          <w:sz w:val="32"/>
          <w:szCs w:val="32"/>
          <w:lang w:val="en-US"/>
        </w:rPr>
        <w:t>A  S, o≤ p(A)≤ 1.</w:t>
      </w:r>
    </w:p>
    <w:p w14:paraId="517C6057" w14:textId="05B565E0"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P(S)=1</w:t>
      </w:r>
    </w:p>
    <w:p w14:paraId="1BB276A1" w14:textId="6C8E2747"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For A ᴖ B=</w:t>
      </w:r>
      <w:r w:rsidR="003F1536">
        <w:rPr>
          <w:rFonts w:asciiTheme="majorHAnsi" w:hAnsiTheme="majorHAnsi" w:cstheme="majorHAnsi"/>
          <w:sz w:val="32"/>
          <w:szCs w:val="32"/>
          <w:lang w:val="en-US"/>
        </w:rPr>
        <w:t xml:space="preserve"> fie</w:t>
      </w:r>
    </w:p>
    <w:p w14:paraId="3BD8E497" w14:textId="634E0B1B" w:rsidR="003F153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 (A ᴗ B) =p(A)+P(B).</w:t>
      </w:r>
    </w:p>
    <w:p w14:paraId="047BFE55" w14:textId="2EDB61FA" w:rsidR="003F1536" w:rsidRPr="003E3D7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Probability of sum= sum of</w:t>
      </w:r>
      <w:r w:rsidRPr="003F1536">
        <w:rPr>
          <w:rFonts w:asciiTheme="majorHAnsi" w:hAnsiTheme="majorHAnsi" w:cstheme="majorHAnsi"/>
          <w:sz w:val="32"/>
          <w:szCs w:val="32"/>
          <w:lang w:val="en-US"/>
        </w:rPr>
        <w:t xml:space="preserve"> individual</w:t>
      </w:r>
      <w:r>
        <w:rPr>
          <w:rFonts w:asciiTheme="majorHAnsi" w:hAnsiTheme="majorHAnsi" w:cstheme="majorHAnsi"/>
          <w:sz w:val="32"/>
          <w:szCs w:val="32"/>
          <w:lang w:val="en-US"/>
        </w:rPr>
        <w:t xml:space="preserve"> probability.</w:t>
      </w:r>
    </w:p>
    <w:p w14:paraId="32110B82" w14:textId="7249CDCE" w:rsidR="00DE3A96" w:rsidRPr="003F1536" w:rsidRDefault="003F1536" w:rsidP="003F1536">
      <w:pPr>
        <w:ind w:left="1046"/>
        <w:rPr>
          <w:sz w:val="28"/>
          <w:szCs w:val="28"/>
          <w:lang w:val="en-US"/>
        </w:rPr>
      </w:pPr>
      <w:r w:rsidRPr="003F1536">
        <w:rPr>
          <w:sz w:val="28"/>
          <w:szCs w:val="28"/>
          <w:lang w:val="en-US"/>
        </w:rPr>
        <w:t>E</w:t>
      </w:r>
      <w:r w:rsidRPr="003F1536">
        <w:rPr>
          <w:sz w:val="28"/>
          <w:szCs w:val="28"/>
          <w:vertAlign w:val="subscript"/>
          <w:lang w:val="en-US"/>
        </w:rPr>
        <w:t xml:space="preserve">1, </w:t>
      </w:r>
      <w:r w:rsidRPr="003F1536">
        <w:rPr>
          <w:sz w:val="28"/>
          <w:szCs w:val="28"/>
          <w:lang w:val="en-US"/>
        </w:rPr>
        <w:t>E</w:t>
      </w:r>
      <w:r w:rsidRPr="003F1536">
        <w:rPr>
          <w:sz w:val="28"/>
          <w:szCs w:val="28"/>
          <w:vertAlign w:val="subscript"/>
          <w:lang w:val="en-US"/>
        </w:rPr>
        <w:t xml:space="preserve">2, </w:t>
      </w:r>
      <w:r w:rsidRPr="003F1536">
        <w:rPr>
          <w:sz w:val="28"/>
          <w:szCs w:val="28"/>
          <w:lang w:val="en-US"/>
        </w:rPr>
        <w:t>E</w:t>
      </w:r>
      <w:r w:rsidRPr="003F1536">
        <w:rPr>
          <w:sz w:val="28"/>
          <w:szCs w:val="28"/>
          <w:vertAlign w:val="subscript"/>
          <w:lang w:val="en-US"/>
        </w:rPr>
        <w:t xml:space="preserve">3, ---------, </w:t>
      </w:r>
      <w:r w:rsidRPr="003F1536">
        <w:rPr>
          <w:sz w:val="28"/>
          <w:szCs w:val="28"/>
          <w:lang w:val="en-US"/>
        </w:rPr>
        <w:t>E</w:t>
      </w:r>
      <w:r w:rsidRPr="003F1536">
        <w:rPr>
          <w:sz w:val="28"/>
          <w:szCs w:val="28"/>
          <w:vertAlign w:val="subscript"/>
          <w:lang w:val="en-US"/>
        </w:rPr>
        <w:t xml:space="preserve">n </w:t>
      </w:r>
      <w:r w:rsidRPr="003F1536">
        <w:rPr>
          <w:sz w:val="28"/>
          <w:szCs w:val="28"/>
          <w:lang w:val="en-US"/>
        </w:rPr>
        <w:t xml:space="preserve">exclusive </w:t>
      </w:r>
    </w:p>
    <w:p w14:paraId="25E8060A" w14:textId="730FE1CC" w:rsidR="003F1536" w:rsidRDefault="003F1536" w:rsidP="003F1536">
      <w:pPr>
        <w:ind w:left="1046"/>
        <w:rPr>
          <w:rFonts w:cstheme="minorHAnsi"/>
          <w:sz w:val="28"/>
          <w:szCs w:val="28"/>
          <w:lang w:val="en-US"/>
        </w:rPr>
      </w:pPr>
      <w:r>
        <w:rPr>
          <w:b/>
          <w:bCs/>
          <w:sz w:val="28"/>
          <w:szCs w:val="28"/>
          <w:lang w:val="en-US"/>
        </w:rPr>
        <w:t>P(</w:t>
      </w:r>
      <w:r>
        <w:rPr>
          <w:sz w:val="28"/>
          <w:szCs w:val="28"/>
          <w:lang w:val="en-US"/>
        </w:rPr>
        <w:t>E</w:t>
      </w:r>
      <w:r>
        <w:rPr>
          <w:sz w:val="28"/>
          <w:szCs w:val="28"/>
          <w:vertAlign w:val="subscript"/>
          <w:lang w:val="en-US"/>
        </w:rPr>
        <w:t>1</w:t>
      </w:r>
      <w:r>
        <w:rPr>
          <w:rFonts w:cstheme="minorHAnsi"/>
          <w:sz w:val="28"/>
          <w:szCs w:val="28"/>
          <w:lang w:val="en-US"/>
        </w:rPr>
        <w:t>ᴗE</w:t>
      </w:r>
      <w:r>
        <w:rPr>
          <w:rFonts w:cstheme="minorHAnsi"/>
          <w:sz w:val="28"/>
          <w:szCs w:val="28"/>
          <w:vertAlign w:val="subscript"/>
          <w:lang w:val="en-US"/>
        </w:rPr>
        <w:t>2</w:t>
      </w:r>
      <w:r>
        <w:rPr>
          <w:rFonts w:cstheme="minorHAnsi"/>
          <w:sz w:val="28"/>
          <w:szCs w:val="28"/>
          <w:lang w:val="en-US"/>
        </w:rPr>
        <w:t>ᴗE3ᴗ-----) = p (E</w:t>
      </w:r>
      <w:r>
        <w:rPr>
          <w:rFonts w:cstheme="minorHAnsi"/>
          <w:sz w:val="28"/>
          <w:szCs w:val="28"/>
          <w:vertAlign w:val="subscript"/>
          <w:lang w:val="en-US"/>
        </w:rPr>
        <w:t>1</w:t>
      </w:r>
      <w:r>
        <w:rPr>
          <w:rFonts w:cstheme="minorHAnsi"/>
          <w:sz w:val="28"/>
          <w:szCs w:val="28"/>
          <w:lang w:val="en-US"/>
        </w:rPr>
        <w:t>) + P(E</w:t>
      </w:r>
      <w:r>
        <w:rPr>
          <w:rFonts w:cstheme="minorHAnsi"/>
          <w:sz w:val="28"/>
          <w:szCs w:val="28"/>
          <w:vertAlign w:val="subscript"/>
          <w:lang w:val="en-US"/>
        </w:rPr>
        <w:t>2</w:t>
      </w:r>
      <w:r>
        <w:rPr>
          <w:rFonts w:cstheme="minorHAnsi"/>
          <w:sz w:val="28"/>
          <w:szCs w:val="28"/>
          <w:lang w:val="en-US"/>
        </w:rPr>
        <w:t>) + ---+P(E</w:t>
      </w:r>
      <w:r>
        <w:rPr>
          <w:rFonts w:cstheme="minorHAnsi"/>
          <w:sz w:val="28"/>
          <w:szCs w:val="28"/>
          <w:vertAlign w:val="subscript"/>
          <w:lang w:val="en-US"/>
        </w:rPr>
        <w:t>n</w:t>
      </w:r>
      <w:r>
        <w:rPr>
          <w:rFonts w:cstheme="minorHAnsi"/>
          <w:sz w:val="28"/>
          <w:szCs w:val="28"/>
          <w:lang w:val="en-US"/>
        </w:rPr>
        <w:t>)</w:t>
      </w:r>
    </w:p>
    <w:p w14:paraId="5F4A9789" w14:textId="77777777" w:rsidR="003F1536" w:rsidRPr="0016311F" w:rsidRDefault="003F1536" w:rsidP="003F1536">
      <w:pPr>
        <w:ind w:left="1046"/>
        <w:rPr>
          <w:sz w:val="28"/>
          <w:szCs w:val="28"/>
          <w:lang w:val="en-US"/>
        </w:rPr>
      </w:pPr>
    </w:p>
    <w:p w14:paraId="77F50FFC" w14:textId="738BC02C"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I roll the probability of getting some as 9</w:t>
      </w:r>
    </w:p>
    <w:p w14:paraId="7B5687FB" w14:textId="4224A98A"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either six or10</w:t>
      </w:r>
    </w:p>
    <w:p w14:paraId="3AC26B07" w14:textId="02E77F1D" w:rsidR="003F1536" w:rsidRPr="0016311F" w:rsidRDefault="0016311F"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neither 7NOR 9</w:t>
      </w:r>
    </w:p>
    <w:p w14:paraId="6B3004E1" w14:textId="5F987D68" w:rsidR="0016311F" w:rsidRDefault="0016311F" w:rsidP="003F1536">
      <w:pPr>
        <w:pStyle w:val="ListParagraph"/>
        <w:numPr>
          <w:ilvl w:val="0"/>
          <w:numId w:val="35"/>
        </w:numPr>
        <w:rPr>
          <w:sz w:val="28"/>
          <w:szCs w:val="28"/>
          <w:lang w:val="en-US"/>
        </w:rPr>
      </w:pPr>
      <w:r w:rsidRPr="0016311F">
        <w:rPr>
          <w:sz w:val="28"/>
          <w:szCs w:val="28"/>
          <w:lang w:val="en-US"/>
        </w:rPr>
        <w:t>An experiment gives three mutually exclusive events ABC such that P</w:t>
      </w:r>
      <w:r>
        <w:rPr>
          <w:sz w:val="28"/>
          <w:szCs w:val="28"/>
          <w:lang w:val="en-US"/>
        </w:rPr>
        <w:t>(A)=2P(B)=3P(C), then find p(b)=?</w:t>
      </w:r>
    </w:p>
    <w:p w14:paraId="163A97CD" w14:textId="39CD22CE" w:rsidR="0016311F" w:rsidRDefault="0016311F" w:rsidP="003F1536">
      <w:pPr>
        <w:pStyle w:val="ListParagraph"/>
        <w:numPr>
          <w:ilvl w:val="0"/>
          <w:numId w:val="35"/>
        </w:numPr>
        <w:rPr>
          <w:sz w:val="28"/>
          <w:szCs w:val="28"/>
          <w:lang w:val="en-US"/>
        </w:rPr>
      </w:pPr>
      <w:r>
        <w:rPr>
          <w:sz w:val="28"/>
          <w:szCs w:val="28"/>
          <w:lang w:val="en-US"/>
        </w:rPr>
        <w:t>A and B alternately throw a pair of dies one who gets some 9 wins the game what is the probability of A winning the game if A starts the game</w:t>
      </w:r>
    </w:p>
    <w:p w14:paraId="27F87A3D" w14:textId="6FD8303A" w:rsidR="0016311F" w:rsidRDefault="0016311F" w:rsidP="003F1536">
      <w:pPr>
        <w:pStyle w:val="ListParagraph"/>
        <w:numPr>
          <w:ilvl w:val="0"/>
          <w:numId w:val="35"/>
        </w:numPr>
        <w:rPr>
          <w:sz w:val="28"/>
          <w:szCs w:val="28"/>
          <w:lang w:val="en-US"/>
        </w:rPr>
      </w:pPr>
      <w:r>
        <w:rPr>
          <w:sz w:val="28"/>
          <w:szCs w:val="28"/>
          <w:lang w:val="en-US"/>
        </w:rPr>
        <w:t xml:space="preserve">     If three students AB and C are in a race such that A is twice as likely to win as B and B is twice as likely to win as C find the probability that A or C wins the race</w:t>
      </w:r>
    </w:p>
    <w:p w14:paraId="6607B0A0" w14:textId="0AF060A1" w:rsidR="0016311F" w:rsidRDefault="0016311F" w:rsidP="003F1536">
      <w:pPr>
        <w:pStyle w:val="ListParagraph"/>
        <w:numPr>
          <w:ilvl w:val="0"/>
          <w:numId w:val="35"/>
        </w:numPr>
        <w:rPr>
          <w:sz w:val="28"/>
          <w:szCs w:val="28"/>
          <w:lang w:val="en-US"/>
        </w:rPr>
      </w:pPr>
      <w:r>
        <w:rPr>
          <w:sz w:val="28"/>
          <w:szCs w:val="28"/>
          <w:lang w:val="en-US"/>
        </w:rPr>
        <w:t>Ram speaks 75% truth and Shyam speaks 85% of truth what is the probability that they both contradict each other narrating the same incident</w:t>
      </w:r>
    </w:p>
    <w:p w14:paraId="1DB36E91" w14:textId="25E29123" w:rsidR="0016311F" w:rsidRDefault="0016311F" w:rsidP="003F1536">
      <w:pPr>
        <w:pStyle w:val="ListParagraph"/>
        <w:numPr>
          <w:ilvl w:val="0"/>
          <w:numId w:val="35"/>
        </w:numPr>
        <w:rPr>
          <w:sz w:val="28"/>
          <w:szCs w:val="28"/>
          <w:lang w:val="en-US"/>
        </w:rPr>
      </w:pPr>
      <w:r>
        <w:rPr>
          <w:sz w:val="28"/>
          <w:szCs w:val="28"/>
          <w:lang w:val="en-US"/>
        </w:rPr>
        <w:t xml:space="preserve">A man and his wife appear for an interview for two vacancies for the same post the probability of month selection is one by 7 and the </w:t>
      </w:r>
      <w:proofErr w:type="spellStart"/>
      <w:r>
        <w:rPr>
          <w:sz w:val="28"/>
          <w:szCs w:val="28"/>
          <w:lang w:val="en-US"/>
        </w:rPr>
        <w:t>wifes</w:t>
      </w:r>
      <w:proofErr w:type="spellEnd"/>
      <w:r>
        <w:rPr>
          <w:sz w:val="28"/>
          <w:szCs w:val="28"/>
          <w:lang w:val="en-US"/>
        </w:rPr>
        <w:t xml:space="preserve"> selection is 2 by 5 find the probability that anyone of them is selected</w:t>
      </w:r>
    </w:p>
    <w:p w14:paraId="52D6CE86" w14:textId="1A87FA17" w:rsidR="0016311F" w:rsidRDefault="0016311F" w:rsidP="0016311F">
      <w:pPr>
        <w:pStyle w:val="ListParagraph"/>
        <w:rPr>
          <w:sz w:val="28"/>
          <w:szCs w:val="28"/>
          <w:lang w:val="en-US"/>
        </w:rPr>
      </w:pPr>
      <w:r>
        <w:rPr>
          <w:sz w:val="28"/>
          <w:szCs w:val="28"/>
          <w:lang w:val="en-US"/>
        </w:rPr>
        <w:t>COMBINATIONS: Selection</w:t>
      </w:r>
    </w:p>
    <w:p w14:paraId="1461B21B" w14:textId="03761423" w:rsidR="0016311F" w:rsidRDefault="0016311F" w:rsidP="0016311F">
      <w:pPr>
        <w:pStyle w:val="ListParagraph"/>
        <w:rPr>
          <w:sz w:val="28"/>
          <w:szCs w:val="28"/>
          <w:lang w:val="en-US"/>
        </w:rPr>
      </w:pPr>
      <w:r>
        <w:rPr>
          <w:sz w:val="28"/>
          <w:szCs w:val="28"/>
          <w:lang w:val="en-US"/>
        </w:rPr>
        <w:t xml:space="preserve">       Out of ‘n’ if ‘r’ items are selected </w:t>
      </w:r>
    </w:p>
    <w:p w14:paraId="6C0CFB50" w14:textId="7C3B8FD0" w:rsidR="0016311F" w:rsidRDefault="0016311F" w:rsidP="0016311F">
      <w:pPr>
        <w:pStyle w:val="ListParagraph"/>
        <w:rPr>
          <w:sz w:val="28"/>
          <w:szCs w:val="28"/>
          <w:lang w:val="en-US"/>
        </w:rPr>
      </w:pPr>
      <w:r>
        <w:rPr>
          <w:sz w:val="28"/>
          <w:szCs w:val="28"/>
          <w:lang w:val="en-US"/>
        </w:rPr>
        <w:lastRenderedPageBreak/>
        <w:t xml:space="preserve"> </w:t>
      </w:r>
      <w:r w:rsidR="00186629">
        <w:rPr>
          <w:sz w:val="28"/>
          <w:szCs w:val="28"/>
          <w:lang w:val="en-US"/>
        </w:rPr>
        <w:t xml:space="preserve">n </w:t>
      </w:r>
      <w:r>
        <w:rPr>
          <w:sz w:val="28"/>
          <w:szCs w:val="28"/>
          <w:vertAlign w:val="subscript"/>
          <w:lang w:val="en-US"/>
        </w:rPr>
        <w:t xml:space="preserve">c r </w:t>
      </w:r>
      <w:r>
        <w:rPr>
          <w:sz w:val="28"/>
          <w:szCs w:val="28"/>
          <w:lang w:val="en-US"/>
        </w:rPr>
        <w:t>= n! / (n-r)! r!</w:t>
      </w:r>
    </w:p>
    <w:p w14:paraId="6E99D5E3" w14:textId="11DF6D45" w:rsidR="0016311F" w:rsidRDefault="0016311F" w:rsidP="0016311F">
      <w:pPr>
        <w:pStyle w:val="ListParagraph"/>
        <w:rPr>
          <w:sz w:val="28"/>
          <w:szCs w:val="28"/>
          <w:lang w:val="en-US"/>
        </w:rPr>
      </w:pPr>
      <w:r>
        <w:rPr>
          <w:sz w:val="28"/>
          <w:szCs w:val="28"/>
          <w:lang w:val="en-US"/>
        </w:rPr>
        <w:t>PERMITIONS: Arrang</w:t>
      </w:r>
      <w:r w:rsidR="00186629">
        <w:rPr>
          <w:sz w:val="28"/>
          <w:szCs w:val="28"/>
          <w:lang w:val="en-US"/>
        </w:rPr>
        <w:t>e</w:t>
      </w:r>
      <w:r>
        <w:rPr>
          <w:sz w:val="28"/>
          <w:szCs w:val="28"/>
          <w:lang w:val="en-US"/>
        </w:rPr>
        <w:t>ments</w:t>
      </w:r>
    </w:p>
    <w:p w14:paraId="2E070FFA" w14:textId="5AFBDE3A" w:rsidR="00186629" w:rsidRDefault="00186629" w:rsidP="0016311F">
      <w:pPr>
        <w:pStyle w:val="ListParagraph"/>
        <w:rPr>
          <w:sz w:val="28"/>
          <w:szCs w:val="28"/>
          <w:lang w:val="en-US"/>
        </w:rPr>
      </w:pPr>
      <w:r>
        <w:rPr>
          <w:sz w:val="28"/>
          <w:szCs w:val="28"/>
          <w:lang w:val="en-US"/>
        </w:rPr>
        <w:t xml:space="preserve">n </w:t>
      </w:r>
      <w:r>
        <w:rPr>
          <w:sz w:val="28"/>
          <w:szCs w:val="28"/>
          <w:vertAlign w:val="subscript"/>
          <w:lang w:val="en-US"/>
        </w:rPr>
        <w:t xml:space="preserve">p r = </w:t>
      </w:r>
      <w:r>
        <w:rPr>
          <w:sz w:val="28"/>
          <w:szCs w:val="28"/>
          <w:lang w:val="en-US"/>
        </w:rPr>
        <w:t>n! / (n-r)!</w:t>
      </w:r>
    </w:p>
    <w:p w14:paraId="5416086C" w14:textId="77777777" w:rsidR="00186629" w:rsidRDefault="00186629" w:rsidP="00186629">
      <w:pPr>
        <w:pStyle w:val="ListParagraph"/>
        <w:numPr>
          <w:ilvl w:val="0"/>
          <w:numId w:val="35"/>
        </w:numPr>
        <w:rPr>
          <w:sz w:val="28"/>
          <w:szCs w:val="28"/>
          <w:lang w:val="en-US"/>
        </w:rPr>
      </w:pPr>
      <w:r>
        <w:rPr>
          <w:sz w:val="28"/>
          <w:szCs w:val="28"/>
          <w:lang w:val="en-US"/>
        </w:rPr>
        <w:t>In a group there are three widened four woman if four are selected what is the probability of selecting three men and one woman or two men and two women</w:t>
      </w:r>
    </w:p>
    <w:p w14:paraId="0BEBEB90" w14:textId="77777777" w:rsidR="00186629" w:rsidRDefault="00186629" w:rsidP="00186629">
      <w:pPr>
        <w:pStyle w:val="ListParagraph"/>
        <w:numPr>
          <w:ilvl w:val="0"/>
          <w:numId w:val="35"/>
        </w:numPr>
        <w:rPr>
          <w:sz w:val="28"/>
          <w:szCs w:val="28"/>
          <w:lang w:val="en-US"/>
        </w:rPr>
      </w:pPr>
      <w:r>
        <w:rPr>
          <w:sz w:val="28"/>
          <w:szCs w:val="28"/>
          <w:lang w:val="en-US"/>
        </w:rPr>
        <w:t>Out of 15 items 4 are not good if four are selected find the probability that</w:t>
      </w:r>
    </w:p>
    <w:p w14:paraId="7D4E6AEF" w14:textId="77777777" w:rsidR="00186629" w:rsidRDefault="00186629" w:rsidP="00186629">
      <w:pPr>
        <w:pStyle w:val="ListParagraph"/>
        <w:numPr>
          <w:ilvl w:val="0"/>
          <w:numId w:val="38"/>
        </w:numPr>
        <w:rPr>
          <w:sz w:val="28"/>
          <w:szCs w:val="28"/>
          <w:lang w:val="en-US"/>
        </w:rPr>
      </w:pPr>
      <w:r>
        <w:rPr>
          <w:sz w:val="28"/>
          <w:szCs w:val="28"/>
          <w:lang w:val="en-US"/>
        </w:rPr>
        <w:t xml:space="preserve">all are not good </w:t>
      </w:r>
    </w:p>
    <w:p w14:paraId="2D05DFB3" w14:textId="3B09AD69" w:rsidR="00186629" w:rsidRDefault="00186629" w:rsidP="00186629">
      <w:pPr>
        <w:pStyle w:val="ListParagraph"/>
        <w:numPr>
          <w:ilvl w:val="0"/>
          <w:numId w:val="38"/>
        </w:numPr>
        <w:rPr>
          <w:sz w:val="28"/>
          <w:szCs w:val="28"/>
          <w:lang w:val="en-US"/>
        </w:rPr>
      </w:pPr>
      <w:r>
        <w:rPr>
          <w:sz w:val="28"/>
          <w:szCs w:val="28"/>
          <w:lang w:val="en-US"/>
        </w:rPr>
        <w:t xml:space="preserve">exactly two are not good  </w:t>
      </w:r>
    </w:p>
    <w:p w14:paraId="178366A4" w14:textId="70DD788B" w:rsidR="00186629" w:rsidRDefault="00186629" w:rsidP="00186629">
      <w:pPr>
        <w:rPr>
          <w:sz w:val="28"/>
          <w:szCs w:val="28"/>
          <w:lang w:val="en-US"/>
        </w:rPr>
      </w:pPr>
      <w:r>
        <w:rPr>
          <w:sz w:val="28"/>
          <w:szCs w:val="28"/>
          <w:lang w:val="en-US"/>
        </w:rPr>
        <w:t>NOTE:</w:t>
      </w:r>
    </w:p>
    <w:p w14:paraId="20F7FCB6" w14:textId="6933B6DB" w:rsidR="00186629" w:rsidRDefault="00186629" w:rsidP="00186629">
      <w:pPr>
        <w:rPr>
          <w:sz w:val="28"/>
          <w:szCs w:val="28"/>
          <w:lang w:val="en-US"/>
        </w:rPr>
      </w:pPr>
      <w:r>
        <w:rPr>
          <w:sz w:val="28"/>
          <w:szCs w:val="28"/>
          <w:lang w:val="en-US"/>
        </w:rPr>
        <w:t xml:space="preserve">          P () = 0</w:t>
      </w:r>
    </w:p>
    <w:p w14:paraId="7E9A67CF" w14:textId="5B88D9FE" w:rsidR="00186629" w:rsidRDefault="00186629" w:rsidP="00186629">
      <w:pPr>
        <w:rPr>
          <w:sz w:val="28"/>
          <w:szCs w:val="28"/>
          <w:lang w:val="en-US"/>
        </w:rPr>
      </w:pPr>
      <w:r>
        <w:rPr>
          <w:sz w:val="28"/>
          <w:szCs w:val="28"/>
          <w:lang w:val="en-US"/>
        </w:rPr>
        <w:t xml:space="preserve">         </w:t>
      </w:r>
      <w:r w:rsidRPr="00186629">
        <w:rPr>
          <w:sz w:val="28"/>
          <w:szCs w:val="28"/>
          <w:lang w:val="en-US"/>
        </w:rPr>
        <w:t xml:space="preserve">If A&amp;B are any events then </w:t>
      </w:r>
    </w:p>
    <w:p w14:paraId="5C016A07" w14:textId="742CDA6C" w:rsidR="00186629" w:rsidRDefault="00186629" w:rsidP="00186629">
      <w:pPr>
        <w:pStyle w:val="ListParagraph"/>
        <w:numPr>
          <w:ilvl w:val="0"/>
          <w:numId w:val="41"/>
        </w:numPr>
        <w:rPr>
          <w:sz w:val="28"/>
          <w:szCs w:val="28"/>
          <w:lang w:val="en-US"/>
        </w:rPr>
      </w:pPr>
      <w:r>
        <w:rPr>
          <w:sz w:val="28"/>
          <w:szCs w:val="28"/>
          <w:lang w:val="en-US"/>
        </w:rPr>
        <w:t xml:space="preserve">p (A </w:t>
      </w:r>
      <w:proofErr w:type="spellStart"/>
      <w:r>
        <w:rPr>
          <w:sz w:val="28"/>
          <w:szCs w:val="28"/>
          <w:lang w:val="en-US"/>
        </w:rPr>
        <w:t>B</w:t>
      </w:r>
      <w:r>
        <w:rPr>
          <w:sz w:val="28"/>
          <w:szCs w:val="28"/>
          <w:vertAlign w:val="superscript"/>
          <w:lang w:val="en-US"/>
        </w:rPr>
        <w:t>c</w:t>
      </w:r>
      <w:proofErr w:type="spellEnd"/>
      <w:r>
        <w:rPr>
          <w:sz w:val="28"/>
          <w:szCs w:val="28"/>
          <w:lang w:val="en-US"/>
        </w:rPr>
        <w:t>) = p(A)-p (A B)</w:t>
      </w:r>
    </w:p>
    <w:p w14:paraId="5569B6F8" w14:textId="73806A04" w:rsidR="00186629" w:rsidRDefault="00186629" w:rsidP="00186629">
      <w:pPr>
        <w:pStyle w:val="ListParagraph"/>
        <w:numPr>
          <w:ilvl w:val="0"/>
          <w:numId w:val="41"/>
        </w:numPr>
        <w:rPr>
          <w:sz w:val="28"/>
          <w:szCs w:val="28"/>
          <w:lang w:val="en-US"/>
        </w:rPr>
      </w:pPr>
      <w:r>
        <w:rPr>
          <w:sz w:val="28"/>
          <w:szCs w:val="28"/>
          <w:lang w:val="en-US"/>
        </w:rPr>
        <w:t>p (A</w:t>
      </w:r>
      <w:r>
        <w:rPr>
          <w:sz w:val="28"/>
          <w:szCs w:val="28"/>
          <w:vertAlign w:val="superscript"/>
          <w:lang w:val="en-US"/>
        </w:rPr>
        <w:t>c</w:t>
      </w:r>
      <w:r>
        <w:rPr>
          <w:sz w:val="28"/>
          <w:szCs w:val="28"/>
          <w:lang w:val="en-US"/>
        </w:rPr>
        <w:t xml:space="preserve"> B) = p(B)-p</w:t>
      </w:r>
      <w:r w:rsidR="00753235">
        <w:rPr>
          <w:sz w:val="28"/>
          <w:szCs w:val="28"/>
          <w:lang w:val="en-US"/>
        </w:rPr>
        <w:t xml:space="preserve"> </w:t>
      </w:r>
      <w:r>
        <w:rPr>
          <w:sz w:val="28"/>
          <w:szCs w:val="28"/>
          <w:lang w:val="en-US"/>
        </w:rPr>
        <w:t>(A B)</w:t>
      </w:r>
    </w:p>
    <w:p w14:paraId="07BA1D28" w14:textId="20700B79" w:rsidR="00186629" w:rsidRDefault="00186629" w:rsidP="00186629">
      <w:pPr>
        <w:pStyle w:val="ListParagraph"/>
        <w:numPr>
          <w:ilvl w:val="0"/>
          <w:numId w:val="41"/>
        </w:numPr>
        <w:rPr>
          <w:sz w:val="28"/>
          <w:szCs w:val="28"/>
          <w:lang w:val="en-US"/>
        </w:rPr>
      </w:pPr>
      <w:r>
        <w:rPr>
          <w:sz w:val="28"/>
          <w:szCs w:val="28"/>
          <w:lang w:val="en-US"/>
        </w:rPr>
        <w:t>p</w:t>
      </w:r>
      <w:r w:rsidR="00753235">
        <w:rPr>
          <w:sz w:val="28"/>
          <w:szCs w:val="28"/>
          <w:lang w:val="en-US"/>
        </w:rPr>
        <w:t xml:space="preserve"> </w:t>
      </w:r>
      <w:r>
        <w:rPr>
          <w:sz w:val="28"/>
          <w:szCs w:val="28"/>
          <w:lang w:val="en-US"/>
        </w:rPr>
        <w:t xml:space="preserve">(A B) = p(A) + </w:t>
      </w:r>
      <w:r w:rsidR="00753235">
        <w:rPr>
          <w:sz w:val="28"/>
          <w:szCs w:val="28"/>
          <w:lang w:val="en-US"/>
        </w:rPr>
        <w:t>p(B) – p (A B) --- ADDITION THEOREM ON PROBABILITY</w:t>
      </w:r>
    </w:p>
    <w:p w14:paraId="5F22ED50" w14:textId="2CD2B0C5" w:rsidR="00753235" w:rsidRPr="00186629" w:rsidRDefault="00753235" w:rsidP="00753235">
      <w:pPr>
        <w:pStyle w:val="ListParagraph"/>
        <w:ind w:left="1286"/>
        <w:rPr>
          <w:sz w:val="28"/>
          <w:szCs w:val="28"/>
          <w:lang w:val="en-US"/>
        </w:rPr>
      </w:pPr>
    </w:p>
    <w:p w14:paraId="578E410A" w14:textId="194B6695" w:rsidR="0016311F" w:rsidRPr="00753235" w:rsidRDefault="0016311F" w:rsidP="0016311F">
      <w:pPr>
        <w:pStyle w:val="ListParagraph"/>
        <w:rPr>
          <w:b/>
          <w:bCs/>
          <w:sz w:val="44"/>
          <w:szCs w:val="44"/>
          <w:lang w:val="en-US"/>
        </w:rPr>
      </w:pPr>
    </w:p>
    <w:p w14:paraId="33349648" w14:textId="2DA96408" w:rsidR="0016311F" w:rsidRPr="00B10DF0" w:rsidRDefault="00753235" w:rsidP="0016311F">
      <w:pPr>
        <w:pStyle w:val="ListParagraph"/>
        <w:rPr>
          <w:sz w:val="44"/>
          <w:szCs w:val="44"/>
          <w:lang w:val="en-US"/>
        </w:rPr>
      </w:pPr>
      <w:r w:rsidRPr="00B10DF0">
        <w:rPr>
          <w:noProof/>
          <w:sz w:val="44"/>
          <w:szCs w:val="44"/>
          <w:lang w:val="en-US"/>
        </w:rPr>
        <mc:AlternateContent>
          <mc:Choice Requires="wps">
            <w:drawing>
              <wp:anchor distT="0" distB="0" distL="114300" distR="114300" simplePos="0" relativeHeight="251644416" behindDoc="0" locked="0" layoutInCell="1" allowOverlap="1" wp14:anchorId="566F5548" wp14:editId="2EE2454E">
                <wp:simplePos x="0" y="0"/>
                <wp:positionH relativeFrom="column">
                  <wp:posOffset>2884714</wp:posOffset>
                </wp:positionH>
                <wp:positionV relativeFrom="paragraph">
                  <wp:posOffset>343807</wp:posOffset>
                </wp:positionV>
                <wp:extent cx="0" cy="348343"/>
                <wp:effectExtent l="0" t="0" r="38100" b="19050"/>
                <wp:wrapNone/>
                <wp:docPr id="999824434" name="Straight Connector 19"/>
                <wp:cNvGraphicFramePr/>
                <a:graphic xmlns:a="http://schemas.openxmlformats.org/drawingml/2006/main">
                  <a:graphicData uri="http://schemas.microsoft.com/office/word/2010/wordprocessingShape">
                    <wps:wsp>
                      <wps:cNvCnPr/>
                      <wps:spPr>
                        <a:xfrm>
                          <a:off x="0" y="0"/>
                          <a:ext cx="0" cy="3483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528C348" id="Straight Connector 19" o:spid="_x0000_s1026" style="position:absolute;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15pt,27.05pt" to="227.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" strokecolor="black [3200]" strokeweight="1pt">
                <v:stroke joinstyle="miter"/>
              </v:line>
            </w:pict>
          </mc:Fallback>
        </mc:AlternateContent>
      </w:r>
      <w:r w:rsidRPr="00B10DF0">
        <w:rPr>
          <w:sz w:val="44"/>
          <w:szCs w:val="44"/>
          <w:lang w:val="en-US"/>
        </w:rPr>
        <w:t xml:space="preserve">                             52 CARDS</w:t>
      </w:r>
    </w:p>
    <w:p w14:paraId="5BF86154" w14:textId="6CFD9056" w:rsidR="00DE3A96" w:rsidRPr="00B10DF0" w:rsidRDefault="00753235" w:rsidP="00F340F1">
      <w:pPr>
        <w:rPr>
          <w:sz w:val="28"/>
          <w:szCs w:val="28"/>
          <w:lang w:val="en-US"/>
        </w:rPr>
      </w:pPr>
      <w:r w:rsidRPr="00B10DF0">
        <w:rPr>
          <w:noProof/>
          <w:sz w:val="28"/>
          <w:szCs w:val="28"/>
          <w:lang w:val="en-US"/>
        </w:rPr>
        <mc:AlternateContent>
          <mc:Choice Requires="wps">
            <w:drawing>
              <wp:anchor distT="0" distB="0" distL="114300" distR="114300" simplePos="0" relativeHeight="251648512" behindDoc="0" locked="0" layoutInCell="1" allowOverlap="1" wp14:anchorId="569729ED" wp14:editId="7ACF27B8">
                <wp:simplePos x="0" y="0"/>
                <wp:positionH relativeFrom="column">
                  <wp:posOffset>4076246</wp:posOffset>
                </wp:positionH>
                <wp:positionV relativeFrom="paragraph">
                  <wp:posOffset>222250</wp:posOffset>
                </wp:positionV>
                <wp:extent cx="0" cy="424543"/>
                <wp:effectExtent l="76200" t="0" r="57150" b="52070"/>
                <wp:wrapNone/>
                <wp:docPr id="245897065" name="Straight Arrow Connector 23"/>
                <wp:cNvGraphicFramePr/>
                <a:graphic xmlns:a="http://schemas.openxmlformats.org/drawingml/2006/main">
                  <a:graphicData uri="http://schemas.microsoft.com/office/word/2010/wordprocessingShape">
                    <wps:wsp>
                      <wps:cNvCnPr/>
                      <wps:spPr>
                        <a:xfrm>
                          <a:off x="0" y="0"/>
                          <a:ext cx="0" cy="4245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78377B" id="Straight Arrow Connector 23" o:spid="_x0000_s1026" type="#_x0000_t32" style="position:absolute;margin-left:320.95pt;margin-top:17.5pt;width:0;height:33.45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7488" behindDoc="0" locked="0" layoutInCell="1" allowOverlap="1" wp14:anchorId="3954415E" wp14:editId="478DD02D">
                <wp:simplePos x="0" y="0"/>
                <wp:positionH relativeFrom="column">
                  <wp:posOffset>1850571</wp:posOffset>
                </wp:positionH>
                <wp:positionV relativeFrom="paragraph">
                  <wp:posOffset>222250</wp:posOffset>
                </wp:positionV>
                <wp:extent cx="0" cy="500743"/>
                <wp:effectExtent l="76200" t="0" r="57150" b="52070"/>
                <wp:wrapNone/>
                <wp:docPr id="718356201" name="Straight Arrow Connector 22"/>
                <wp:cNvGraphicFramePr/>
                <a:graphic xmlns:a="http://schemas.openxmlformats.org/drawingml/2006/main">
                  <a:graphicData uri="http://schemas.microsoft.com/office/word/2010/wordprocessingShape">
                    <wps:wsp>
                      <wps:cNvCnPr/>
                      <wps:spPr>
                        <a:xfrm>
                          <a:off x="0" y="0"/>
                          <a:ext cx="0" cy="5007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C8B5F4D" id="Straight Arrow Connector 22" o:spid="_x0000_s1026" type="#_x0000_t32" style="position:absolute;margin-left:145.7pt;margin-top:17.5pt;width:0;height:39.45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6464" behindDoc="0" locked="0" layoutInCell="1" allowOverlap="1" wp14:anchorId="7D3BBCC3" wp14:editId="5AF6DA7F">
                <wp:simplePos x="0" y="0"/>
                <wp:positionH relativeFrom="column">
                  <wp:posOffset>1850570</wp:posOffset>
                </wp:positionH>
                <wp:positionV relativeFrom="paragraph">
                  <wp:posOffset>221887</wp:posOffset>
                </wp:positionV>
                <wp:extent cx="2226129" cy="363"/>
                <wp:effectExtent l="0" t="0" r="0" b="0"/>
                <wp:wrapNone/>
                <wp:docPr id="2018412735" name="Straight Connector 21"/>
                <wp:cNvGraphicFramePr/>
                <a:graphic xmlns:a="http://schemas.openxmlformats.org/drawingml/2006/main">
                  <a:graphicData uri="http://schemas.microsoft.com/office/word/2010/wordprocessingShape">
                    <wps:wsp>
                      <wps:cNvCnPr/>
                      <wps:spPr>
                        <a:xfrm flipV="1">
                          <a:off x="0" y="0"/>
                          <a:ext cx="2226129" cy="36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C2350F" id="Straight Connector 21"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7pt,17.45pt" to="32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" strokecolor="black [3200]" strokeweight="1pt">
                <v:stroke joinstyle="miter"/>
              </v:line>
            </w:pict>
          </mc:Fallback>
        </mc:AlternateContent>
      </w:r>
    </w:p>
    <w:p w14:paraId="5DAA7A12" w14:textId="77777777" w:rsidR="003F1536" w:rsidRPr="00B10DF0" w:rsidRDefault="003F1536" w:rsidP="00F340F1">
      <w:pPr>
        <w:rPr>
          <w:sz w:val="28"/>
          <w:szCs w:val="28"/>
          <w:lang w:val="en-US"/>
        </w:rPr>
      </w:pPr>
    </w:p>
    <w:p w14:paraId="31CF68BF" w14:textId="04611F34" w:rsidR="00DE3A96" w:rsidRPr="00B10DF0" w:rsidRDefault="00B10DF0" w:rsidP="00F340F1">
      <w:pPr>
        <w:rPr>
          <w:sz w:val="28"/>
          <w:szCs w:val="28"/>
          <w:lang w:val="en-US"/>
        </w:rPr>
      </w:pPr>
      <w:r w:rsidRPr="00B10DF0">
        <w:rPr>
          <w:noProof/>
          <w:sz w:val="28"/>
          <w:szCs w:val="28"/>
          <w:lang w:val="en-US"/>
        </w:rPr>
        <mc:AlternateContent>
          <mc:Choice Requires="wps">
            <w:drawing>
              <wp:anchor distT="0" distB="0" distL="114300" distR="114300" simplePos="0" relativeHeight="251661824" behindDoc="0" locked="0" layoutInCell="1" allowOverlap="1" wp14:anchorId="1CF6BAED" wp14:editId="5D5DEB97">
                <wp:simplePos x="0" y="0"/>
                <wp:positionH relativeFrom="column">
                  <wp:posOffset>4152356</wp:posOffset>
                </wp:positionH>
                <wp:positionV relativeFrom="paragraph">
                  <wp:posOffset>225334</wp:posOffset>
                </wp:positionV>
                <wp:extent cx="533944" cy="326572"/>
                <wp:effectExtent l="0" t="0" r="57150" b="54610"/>
                <wp:wrapNone/>
                <wp:docPr id="484018437" name="Straight Arrow Connector 27"/>
                <wp:cNvGraphicFramePr/>
                <a:graphic xmlns:a="http://schemas.openxmlformats.org/drawingml/2006/main">
                  <a:graphicData uri="http://schemas.microsoft.com/office/word/2010/wordprocessingShape">
                    <wps:wsp>
                      <wps:cNvCnPr/>
                      <wps:spPr>
                        <a:xfrm>
                          <a:off x="0" y="0"/>
                          <a:ext cx="533944" cy="3265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58282C5" id="Straight Arrow Connector 27" o:spid="_x0000_s1026" type="#_x0000_t32" style="position:absolute;margin-left:326.95pt;margin-top:17.75pt;width:42.05pt;height:25.7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9776" behindDoc="0" locked="0" layoutInCell="1" allowOverlap="1" wp14:anchorId="3F4E3B23" wp14:editId="0B98CE1A">
                <wp:simplePos x="0" y="0"/>
                <wp:positionH relativeFrom="column">
                  <wp:posOffset>3630386</wp:posOffset>
                </wp:positionH>
                <wp:positionV relativeFrom="paragraph">
                  <wp:posOffset>225334</wp:posOffset>
                </wp:positionV>
                <wp:extent cx="522514" cy="358957"/>
                <wp:effectExtent l="38100" t="0" r="30480" b="60325"/>
                <wp:wrapNone/>
                <wp:docPr id="1323659265" name="Straight Arrow Connector 26"/>
                <wp:cNvGraphicFramePr/>
                <a:graphic xmlns:a="http://schemas.openxmlformats.org/drawingml/2006/main">
                  <a:graphicData uri="http://schemas.microsoft.com/office/word/2010/wordprocessingShape">
                    <wps:wsp>
                      <wps:cNvCnPr/>
                      <wps:spPr>
                        <a:xfrm flipH="1">
                          <a:off x="0" y="0"/>
                          <a:ext cx="522514" cy="358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15CFCE" id="Straight Arrow Connector 26" o:spid="_x0000_s1026" type="#_x0000_t32" style="position:absolute;margin-left:285.85pt;margin-top:17.75pt;width:41.15pt;height:28.25pt;flip:x;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7728" behindDoc="0" locked="0" layoutInCell="1" allowOverlap="1" wp14:anchorId="0BFE8E16" wp14:editId="7587F0C5">
                <wp:simplePos x="0" y="0"/>
                <wp:positionH relativeFrom="column">
                  <wp:posOffset>1774371</wp:posOffset>
                </wp:positionH>
                <wp:positionV relativeFrom="paragraph">
                  <wp:posOffset>209006</wp:posOffset>
                </wp:positionV>
                <wp:extent cx="653143" cy="375557"/>
                <wp:effectExtent l="0" t="0" r="52070" b="62865"/>
                <wp:wrapNone/>
                <wp:docPr id="1082904540" name="Straight Arrow Connector 25"/>
                <wp:cNvGraphicFramePr/>
                <a:graphic xmlns:a="http://schemas.openxmlformats.org/drawingml/2006/main">
                  <a:graphicData uri="http://schemas.microsoft.com/office/word/2010/wordprocessingShape">
                    <wps:wsp>
                      <wps:cNvCnPr/>
                      <wps:spPr>
                        <a:xfrm>
                          <a:off x="0" y="0"/>
                          <a:ext cx="653143" cy="375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B62D9" id="Straight Arrow Connector 25" o:spid="_x0000_s1026" type="#_x0000_t32" style="position:absolute;margin-left:139.7pt;margin-top:16.45pt;width:51.45pt;height:29.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2608" behindDoc="0" locked="0" layoutInCell="1" allowOverlap="1" wp14:anchorId="5AD4631D" wp14:editId="03AFFB03">
                <wp:simplePos x="0" y="0"/>
                <wp:positionH relativeFrom="column">
                  <wp:posOffset>1202871</wp:posOffset>
                </wp:positionH>
                <wp:positionV relativeFrom="paragraph">
                  <wp:posOffset>225334</wp:posOffset>
                </wp:positionV>
                <wp:extent cx="570956" cy="413657"/>
                <wp:effectExtent l="38100" t="0" r="19685" b="62865"/>
                <wp:wrapNone/>
                <wp:docPr id="1797744447" name="Straight Arrow Connector 24"/>
                <wp:cNvGraphicFramePr/>
                <a:graphic xmlns:a="http://schemas.openxmlformats.org/drawingml/2006/main">
                  <a:graphicData uri="http://schemas.microsoft.com/office/word/2010/wordprocessingShape">
                    <wps:wsp>
                      <wps:cNvCnPr/>
                      <wps:spPr>
                        <a:xfrm flipH="1">
                          <a:off x="0" y="0"/>
                          <a:ext cx="570956" cy="4136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F75558" id="Straight Arrow Connector 24" o:spid="_x0000_s1026" type="#_x0000_t32" style="position:absolute;margin-left:94.7pt;margin-top:17.75pt;width:44.95pt;height:32.5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" strokecolor="black [3200]" strokeweight="1pt">
                <v:stroke endarrow="block" joinstyle="miter"/>
              </v:shape>
            </w:pict>
          </mc:Fallback>
        </mc:AlternateContent>
      </w:r>
      <w:r w:rsidR="00753235" w:rsidRPr="00B10DF0">
        <w:rPr>
          <w:sz w:val="28"/>
          <w:szCs w:val="28"/>
          <w:lang w:val="en-US"/>
        </w:rPr>
        <w:t xml:space="preserve">                                    26 BLACK                                         26 RED</w:t>
      </w:r>
    </w:p>
    <w:p w14:paraId="0C147E21" w14:textId="066F6241" w:rsidR="00753235" w:rsidRPr="00B10DF0" w:rsidRDefault="00753235" w:rsidP="00F340F1">
      <w:pPr>
        <w:rPr>
          <w:sz w:val="28"/>
          <w:szCs w:val="28"/>
          <w:lang w:val="en-US"/>
        </w:rPr>
      </w:pPr>
      <w:r w:rsidRPr="00B10DF0">
        <w:rPr>
          <w:sz w:val="28"/>
          <w:szCs w:val="28"/>
          <w:lang w:val="en-US"/>
        </w:rPr>
        <w:t xml:space="preserve">                                      </w:t>
      </w:r>
    </w:p>
    <w:p w14:paraId="1A1ECCE2" w14:textId="3DEE511F" w:rsidR="00E92E6A" w:rsidRPr="00B10DF0" w:rsidRDefault="00753235" w:rsidP="00F340F1">
      <w:pPr>
        <w:rPr>
          <w:sz w:val="28"/>
          <w:szCs w:val="28"/>
          <w:lang w:val="en-US"/>
        </w:rPr>
      </w:pPr>
      <w:r w:rsidRPr="00B10DF0">
        <w:rPr>
          <w:sz w:val="28"/>
          <w:szCs w:val="28"/>
          <w:lang w:val="en-US"/>
        </w:rPr>
        <w:t xml:space="preserve">                        13 SPADES          13 CLUBS</w:t>
      </w:r>
      <w:r w:rsidR="00B10DF0" w:rsidRPr="00B10DF0">
        <w:rPr>
          <w:sz w:val="28"/>
          <w:szCs w:val="28"/>
          <w:lang w:val="en-US"/>
        </w:rPr>
        <w:t xml:space="preserve">            13 HEARTS           13 DAIMONDS</w:t>
      </w:r>
    </w:p>
    <w:p w14:paraId="6AEF7A6F" w14:textId="77418CA5" w:rsidR="00BB09A4" w:rsidRPr="00BB09A4" w:rsidRDefault="00B10DF0" w:rsidP="00BB09A4">
      <w:pPr>
        <w:rPr>
          <w:sz w:val="28"/>
          <w:szCs w:val="28"/>
          <w:lang w:val="en-US"/>
        </w:rPr>
      </w:pPr>
      <w:r w:rsidRPr="00B10DF0">
        <w:rPr>
          <w:sz w:val="28"/>
          <w:szCs w:val="28"/>
          <w:lang w:val="en-US"/>
        </w:rPr>
        <w:t>A, 2, 3, 4, 5, 6, 7, 8, 9, 10, {J, Q, K.} = Face cards</w:t>
      </w:r>
      <w:r w:rsidR="0034479D">
        <w:rPr>
          <w:sz w:val="28"/>
          <w:szCs w:val="28"/>
          <w:lang w:val="en-US"/>
        </w:rPr>
        <w:t>.</w:t>
      </w:r>
    </w:p>
    <w:p w14:paraId="0038EDDD" w14:textId="7A30C7D4" w:rsidR="00BB09A4" w:rsidRDefault="00BB09A4" w:rsidP="00BB09A4">
      <w:pPr>
        <w:pStyle w:val="ListParagraph"/>
        <w:numPr>
          <w:ilvl w:val="0"/>
          <w:numId w:val="43"/>
        </w:numPr>
        <w:rPr>
          <w:sz w:val="28"/>
          <w:szCs w:val="28"/>
          <w:lang w:val="en-US"/>
        </w:rPr>
      </w:pPr>
      <w:r w:rsidRPr="00BB09A4">
        <w:rPr>
          <w:sz w:val="28"/>
          <w:szCs w:val="28"/>
          <w:lang w:val="en-US"/>
        </w:rPr>
        <w:t>"In a Certain class 40% failed in math 30% in Java, 20% in both. If a student Selected at random. What is the probability that Student to failed in math &amp; passed in Java.</w:t>
      </w:r>
    </w:p>
    <w:p w14:paraId="3CFE45ED" w14:textId="63D4EA63" w:rsidR="00BB09A4" w:rsidRPr="006C19D4" w:rsidRDefault="006C19D4" w:rsidP="006C19D4">
      <w:pPr>
        <w:pStyle w:val="ListParagraph"/>
        <w:numPr>
          <w:ilvl w:val="0"/>
          <w:numId w:val="43"/>
        </w:numPr>
        <w:rPr>
          <w:sz w:val="28"/>
          <w:szCs w:val="28"/>
          <w:lang w:val="en-US"/>
        </w:rPr>
      </w:pPr>
      <w:r w:rsidRPr="006C19D4">
        <w:rPr>
          <w:sz w:val="28"/>
          <w:szCs w:val="28"/>
          <w:lang w:val="en-US"/>
        </w:rPr>
        <w:t>In a certain class:45% offered English, 25% offered Hindi, Neither English nor Hindi. Find the Probability that the student selected at random has offered Hindi.</w:t>
      </w:r>
      <w:r w:rsidR="00BB09A4" w:rsidRPr="006C19D4">
        <w:rPr>
          <w:sz w:val="28"/>
          <w:szCs w:val="28"/>
          <w:lang w:val="en-US"/>
        </w:rPr>
        <w:t xml:space="preserve"> </w:t>
      </w:r>
    </w:p>
    <w:p w14:paraId="481957D5" w14:textId="77777777" w:rsidR="006C19D4" w:rsidRDefault="006C19D4" w:rsidP="006C19D4">
      <w:pPr>
        <w:pStyle w:val="ListParagraph"/>
        <w:numPr>
          <w:ilvl w:val="0"/>
          <w:numId w:val="43"/>
        </w:numPr>
        <w:rPr>
          <w:sz w:val="28"/>
          <w:szCs w:val="28"/>
          <w:lang w:val="en-US"/>
        </w:rPr>
      </w:pPr>
      <w:r w:rsidRPr="006C19D4">
        <w:rPr>
          <w:sz w:val="28"/>
          <w:szCs w:val="28"/>
          <w:lang w:val="en-US"/>
        </w:rPr>
        <w:t>From a Pack of Playing Cards a Card is Selected at Random. Find the Probability that the Card is Either a Spade or a Face Card</w:t>
      </w:r>
    </w:p>
    <w:p w14:paraId="4403FBB1" w14:textId="68420727" w:rsidR="006C19D4" w:rsidRDefault="006C19D4" w:rsidP="006C19D4">
      <w:pPr>
        <w:pStyle w:val="ListParagraph"/>
        <w:numPr>
          <w:ilvl w:val="0"/>
          <w:numId w:val="43"/>
        </w:numPr>
        <w:rPr>
          <w:sz w:val="28"/>
          <w:szCs w:val="28"/>
          <w:lang w:val="en-US"/>
        </w:rPr>
      </w:pPr>
      <w:r w:rsidRPr="006C19D4">
        <w:rPr>
          <w:sz w:val="28"/>
          <w:szCs w:val="28"/>
          <w:lang w:val="en-US"/>
        </w:rPr>
        <w:t>When a pair of dice are thrown consider the Events A &amp; B where A is the Event of getting sum A &amp; B is the event that  at least one of the faces have 6. Find(</w:t>
      </w:r>
      <w:proofErr w:type="spellStart"/>
      <w:r w:rsidRPr="006C19D4">
        <w:rPr>
          <w:sz w:val="28"/>
          <w:szCs w:val="28"/>
          <w:lang w:val="en-US"/>
        </w:rPr>
        <w:t>i</w:t>
      </w:r>
      <w:proofErr w:type="spellEnd"/>
      <w:r w:rsidRPr="006C19D4">
        <w:rPr>
          <w:sz w:val="28"/>
          <w:szCs w:val="28"/>
          <w:lang w:val="en-US"/>
        </w:rPr>
        <w:t>) P(AUB), (ii) P(A∩B), (iii) P (A</w:t>
      </w:r>
      <w:r w:rsidRPr="006C19D4">
        <w:rPr>
          <w:sz w:val="28"/>
          <w:szCs w:val="28"/>
          <w:vertAlign w:val="superscript"/>
          <w:lang w:val="en-US"/>
        </w:rPr>
        <w:t>c</w:t>
      </w:r>
      <w:r w:rsidRPr="006C19D4">
        <w:rPr>
          <w:sz w:val="28"/>
          <w:szCs w:val="28"/>
          <w:lang w:val="en-US"/>
        </w:rPr>
        <w:t>∩ B)</w:t>
      </w:r>
    </w:p>
    <w:p w14:paraId="58A6024D" w14:textId="2FE37E27" w:rsidR="006C19D4" w:rsidRDefault="006C19D4" w:rsidP="006C19D4">
      <w:pPr>
        <w:pStyle w:val="ListParagraph"/>
        <w:numPr>
          <w:ilvl w:val="0"/>
          <w:numId w:val="43"/>
        </w:numPr>
        <w:rPr>
          <w:sz w:val="28"/>
          <w:szCs w:val="28"/>
          <w:lang w:val="en-US"/>
        </w:rPr>
      </w:pPr>
      <w:r>
        <w:rPr>
          <w:sz w:val="28"/>
          <w:szCs w:val="28"/>
          <w:lang w:val="en-US"/>
        </w:rPr>
        <w:t>2 cards are drawn at random from pack of playing cards on after the other with replacement , find the probability that both the cards are kings</w:t>
      </w:r>
    </w:p>
    <w:p w14:paraId="5D0C7039" w14:textId="77777777" w:rsidR="006C19D4" w:rsidRPr="006C19D4" w:rsidRDefault="006C19D4" w:rsidP="006C19D4">
      <w:pPr>
        <w:ind w:left="360"/>
        <w:rPr>
          <w:sz w:val="28"/>
          <w:szCs w:val="28"/>
          <w:lang w:val="en-US"/>
        </w:rPr>
      </w:pPr>
    </w:p>
    <w:p w14:paraId="67DB8C4A" w14:textId="3A914994" w:rsidR="006C19D4" w:rsidRDefault="006C19D4" w:rsidP="006C19D4">
      <w:pPr>
        <w:rPr>
          <w:b/>
          <w:bCs/>
          <w:sz w:val="28"/>
          <w:szCs w:val="28"/>
          <w:lang w:val="en-US"/>
        </w:rPr>
      </w:pPr>
      <w:r w:rsidRPr="006C19D4">
        <w:rPr>
          <w:b/>
          <w:bCs/>
          <w:sz w:val="28"/>
          <w:szCs w:val="28"/>
          <w:lang w:val="en-US"/>
        </w:rPr>
        <w:lastRenderedPageBreak/>
        <w:t>CONDITIONAL:</w:t>
      </w:r>
    </w:p>
    <w:p w14:paraId="0D5430F2" w14:textId="63B3A4AB" w:rsidR="005C5873" w:rsidRPr="005C5873" w:rsidRDefault="006C19D4" w:rsidP="005C5873">
      <w:pPr>
        <w:rPr>
          <w:sz w:val="28"/>
          <w:szCs w:val="28"/>
          <w:lang w:val="en-US"/>
        </w:rPr>
      </w:pPr>
      <w:r w:rsidRPr="006C19D4">
        <w:rPr>
          <w:sz w:val="28"/>
          <w:szCs w:val="28"/>
          <w:lang w:val="en-US"/>
        </w:rPr>
        <w:t xml:space="preserve">                            Let A &amp; Be 2 events </w:t>
      </w:r>
      <w:r>
        <w:rPr>
          <w:sz w:val="28"/>
          <w:szCs w:val="28"/>
          <w:lang w:val="en-US"/>
        </w:rPr>
        <w:t xml:space="preserve">the probability of ‘A’ given by ‘B’ has already occurred is called the conditional probability of ‘A’ given by ‘B’ &amp; it is given by </w:t>
      </w:r>
      <w:r w:rsidR="005C5873" w:rsidRPr="005C5873">
        <w:rPr>
          <w:sz w:val="28"/>
          <w:szCs w:val="28"/>
          <w:lang w:val="en-US"/>
        </w:rPr>
        <w:t>P(A/B) = P</w:t>
      </w:r>
      <w:r w:rsidR="005C5873">
        <w:rPr>
          <w:sz w:val="28"/>
          <w:szCs w:val="28"/>
          <w:lang w:val="en-US"/>
        </w:rPr>
        <w:t xml:space="preserve"> </w:t>
      </w:r>
      <w:r w:rsidR="005C5873" w:rsidRPr="005C5873">
        <w:rPr>
          <w:sz w:val="28"/>
          <w:szCs w:val="28"/>
          <w:lang w:val="en-US"/>
        </w:rPr>
        <w:t xml:space="preserve">(A </w:t>
      </w:r>
      <w:r w:rsidR="005C5873">
        <w:rPr>
          <w:rFonts w:cstheme="minorHAnsi"/>
          <w:sz w:val="28"/>
          <w:szCs w:val="28"/>
          <w:lang w:val="en-US"/>
        </w:rPr>
        <w:t>ᴖ</w:t>
      </w:r>
      <w:r w:rsidR="005C5873" w:rsidRPr="005C5873">
        <w:rPr>
          <w:sz w:val="28"/>
          <w:szCs w:val="28"/>
          <w:lang w:val="en-US"/>
        </w:rPr>
        <w:t xml:space="preserve"> B) / P(B)</w:t>
      </w:r>
      <w:r w:rsidR="005C5873">
        <w:rPr>
          <w:sz w:val="28"/>
          <w:szCs w:val="28"/>
          <w:lang w:val="en-US"/>
        </w:rPr>
        <w:t>;</w:t>
      </w:r>
    </w:p>
    <w:p w14:paraId="754F5955" w14:textId="145388CC" w:rsidR="00E92E6A" w:rsidRDefault="005C5873" w:rsidP="00F340F1">
      <w:pPr>
        <w:rPr>
          <w:sz w:val="28"/>
          <w:szCs w:val="28"/>
          <w:lang w:val="en-US"/>
        </w:rPr>
      </w:pPr>
      <w:r w:rsidRPr="005C5873">
        <w:rPr>
          <w:sz w:val="28"/>
          <w:szCs w:val="28"/>
          <w:lang w:val="en-US"/>
        </w:rPr>
        <w:t xml:space="preserve">P(B/A) = P(A </w:t>
      </w:r>
      <w:r>
        <w:rPr>
          <w:rFonts w:cstheme="minorHAnsi"/>
          <w:sz w:val="28"/>
          <w:szCs w:val="28"/>
          <w:lang w:val="en-US"/>
        </w:rPr>
        <w:t>ᴖ</w:t>
      </w:r>
      <w:r w:rsidRPr="005C5873">
        <w:rPr>
          <w:sz w:val="28"/>
          <w:szCs w:val="28"/>
          <w:lang w:val="en-US"/>
        </w:rPr>
        <w:t xml:space="preserve"> B) / P(A)</w:t>
      </w:r>
      <w:r>
        <w:rPr>
          <w:sz w:val="28"/>
          <w:szCs w:val="28"/>
          <w:lang w:val="en-US"/>
        </w:rPr>
        <w:t>.</w:t>
      </w:r>
    </w:p>
    <w:p w14:paraId="733E5CA8" w14:textId="778351CD" w:rsidR="005C5873" w:rsidRDefault="005C5873" w:rsidP="00F340F1">
      <w:pPr>
        <w:rPr>
          <w:b/>
          <w:bCs/>
          <w:sz w:val="28"/>
          <w:szCs w:val="28"/>
          <w:lang w:val="en-US"/>
        </w:rPr>
      </w:pPr>
      <w:r w:rsidRPr="005C5873">
        <w:rPr>
          <w:b/>
          <w:bCs/>
          <w:sz w:val="28"/>
          <w:szCs w:val="28"/>
          <w:lang w:val="en-US"/>
        </w:rPr>
        <w:t>NOTE:</w:t>
      </w:r>
    </w:p>
    <w:p w14:paraId="105F86E9" w14:textId="0EF61712" w:rsidR="005C5873" w:rsidRDefault="005C5873" w:rsidP="00F340F1">
      <w:pPr>
        <w:rPr>
          <w:sz w:val="28"/>
          <w:szCs w:val="28"/>
          <w:lang w:val="en-US"/>
        </w:rPr>
      </w:pPr>
      <w:r>
        <w:rPr>
          <w:b/>
          <w:bCs/>
          <w:sz w:val="28"/>
          <w:szCs w:val="28"/>
          <w:lang w:val="en-US"/>
        </w:rPr>
        <w:t xml:space="preserve">         </w:t>
      </w:r>
      <w:r w:rsidRPr="005C5873">
        <w:rPr>
          <w:sz w:val="28"/>
          <w:szCs w:val="28"/>
          <w:lang w:val="en-US"/>
        </w:rPr>
        <w:t>By the definition of conditional probability P(A/B)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P(B) </w:t>
      </w:r>
    </w:p>
    <w:p w14:paraId="5B0C71B9" w14:textId="11DFC06B" w:rsidR="00E92E6A" w:rsidRP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 =p(B) p(A/B)</w:t>
      </w:r>
    </w:p>
    <w:p w14:paraId="19F03A65" w14:textId="02FD3D34" w:rsidR="005C5873" w:rsidRDefault="005C5873" w:rsidP="005C5873">
      <w:pPr>
        <w:rPr>
          <w:sz w:val="28"/>
          <w:szCs w:val="28"/>
          <w:lang w:val="en-US"/>
        </w:rPr>
      </w:pPr>
      <w:r>
        <w:rPr>
          <w:b/>
          <w:bCs/>
          <w:sz w:val="28"/>
          <w:szCs w:val="28"/>
          <w:lang w:val="en-US"/>
        </w:rPr>
        <w:t xml:space="preserve">        </w:t>
      </w:r>
      <w:r w:rsidRPr="005C5873">
        <w:rPr>
          <w:sz w:val="28"/>
          <w:szCs w:val="28"/>
          <w:lang w:val="en-US"/>
        </w:rPr>
        <w:t>P(B/A)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P(A)</w:t>
      </w:r>
    </w:p>
    <w:p w14:paraId="4C9A8448" w14:textId="0D7D6425" w:rsidR="005C5873" w:rsidRDefault="005C5873" w:rsidP="005C5873">
      <w:pPr>
        <w:rPr>
          <w:sz w:val="28"/>
          <w:szCs w:val="28"/>
          <w:lang w:val="en-US"/>
        </w:rPr>
      </w:pPr>
      <w:r>
        <w:rPr>
          <w:sz w:val="28"/>
          <w:szCs w:val="28"/>
          <w:lang w:val="en-US"/>
        </w:rPr>
        <w:t xml:space="preserve">                     </w:t>
      </w:r>
      <w:r w:rsidRPr="005C5873">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P(B/A)</w:t>
      </w:r>
    </w:p>
    <w:p w14:paraId="0207A30D" w14:textId="0FB0D238" w:rsidR="005C5873" w:rsidRDefault="005C5873" w:rsidP="005C5873">
      <w:pPr>
        <w:rPr>
          <w:sz w:val="28"/>
          <w:szCs w:val="28"/>
          <w:lang w:val="en-US"/>
        </w:rPr>
      </w:pPr>
      <w:r>
        <w:rPr>
          <w:sz w:val="28"/>
          <w:szCs w:val="28"/>
          <w:lang w:val="en-US"/>
        </w:rPr>
        <w:t>*Together called as multiplication theorem on probability.</w:t>
      </w:r>
    </w:p>
    <w:p w14:paraId="6EB3375D" w14:textId="7761A90A" w:rsidR="005C5873" w:rsidRDefault="005C5873" w:rsidP="005C5873">
      <w:pPr>
        <w:rPr>
          <w:sz w:val="28"/>
          <w:szCs w:val="28"/>
          <w:lang w:val="en-US"/>
        </w:rPr>
      </w:pPr>
      <w:r>
        <w:rPr>
          <w:sz w:val="28"/>
          <w:szCs w:val="28"/>
          <w:lang w:val="en-US"/>
        </w:rPr>
        <w:t xml:space="preserve">INDEPENDENT EVENT: </w:t>
      </w:r>
    </w:p>
    <w:p w14:paraId="0122A9E9" w14:textId="4168F7ED" w:rsidR="005C5873" w:rsidRDefault="005C5873" w:rsidP="005C5873">
      <w:pPr>
        <w:rPr>
          <w:sz w:val="28"/>
          <w:szCs w:val="28"/>
          <w:lang w:val="en-US"/>
        </w:rPr>
      </w:pPr>
      <w:r>
        <w:rPr>
          <w:sz w:val="28"/>
          <w:szCs w:val="28"/>
          <w:lang w:val="en-US"/>
        </w:rPr>
        <w:t xml:space="preserve">                              If the occurrence of one event doesn’t effect on the occurrence of other  then the events are independent otherwise there are dependent.</w:t>
      </w:r>
    </w:p>
    <w:p w14:paraId="4DD98F66" w14:textId="5DF6A40D" w:rsidR="005C5873" w:rsidRDefault="005C5873" w:rsidP="005C5873">
      <w:pPr>
        <w:rPr>
          <w:sz w:val="28"/>
          <w:szCs w:val="28"/>
          <w:lang w:val="en-US"/>
        </w:rPr>
      </w:pPr>
      <w:r>
        <w:rPr>
          <w:sz w:val="28"/>
          <w:szCs w:val="28"/>
          <w:lang w:val="en-US"/>
        </w:rPr>
        <w:t>NOTE:</w:t>
      </w:r>
    </w:p>
    <w:p w14:paraId="5FAFB601" w14:textId="470181EA" w:rsidR="005C5873" w:rsidRDefault="005C5873" w:rsidP="005C5873">
      <w:pPr>
        <w:rPr>
          <w:sz w:val="28"/>
          <w:szCs w:val="28"/>
          <w:lang w:val="en-US"/>
        </w:rPr>
      </w:pPr>
      <w:r>
        <w:rPr>
          <w:sz w:val="28"/>
          <w:szCs w:val="28"/>
          <w:lang w:val="en-US"/>
        </w:rPr>
        <w:t xml:space="preserve">            If A &amp; B are independent events</w:t>
      </w:r>
    </w:p>
    <w:p w14:paraId="7D7042A4" w14:textId="11B701B9" w:rsidR="00E92E6A" w:rsidRDefault="005C5873" w:rsidP="00F340F1">
      <w:pPr>
        <w:rPr>
          <w:sz w:val="28"/>
          <w:szCs w:val="28"/>
          <w:lang w:val="en-US"/>
        </w:rPr>
      </w:pPr>
      <w:r>
        <w:rPr>
          <w:sz w:val="28"/>
          <w:szCs w:val="28"/>
          <w:lang w:val="en-US"/>
        </w:rPr>
        <w:t xml:space="preserve">                  </w:t>
      </w:r>
      <w:r w:rsidRPr="005C5873">
        <w:rPr>
          <w:sz w:val="28"/>
          <w:szCs w:val="28"/>
          <w:lang w:val="en-US"/>
        </w:rPr>
        <w:t>P(A/B)</w:t>
      </w:r>
      <w:r>
        <w:rPr>
          <w:sz w:val="28"/>
          <w:szCs w:val="28"/>
          <w:lang w:val="en-US"/>
        </w:rPr>
        <w:t xml:space="preserve"> = p(A)</w:t>
      </w:r>
    </w:p>
    <w:p w14:paraId="3DA400BA" w14:textId="2734A4AA" w:rsidR="005C5873" w:rsidRDefault="005C5873" w:rsidP="00F340F1">
      <w:pPr>
        <w:rPr>
          <w:sz w:val="28"/>
          <w:szCs w:val="28"/>
          <w:lang w:val="en-US"/>
        </w:rPr>
      </w:pPr>
      <w:r>
        <w:rPr>
          <w:sz w:val="28"/>
          <w:szCs w:val="28"/>
          <w:lang w:val="en-US"/>
        </w:rPr>
        <w:t xml:space="preserve">                  P(B/A)  = p(B)</w:t>
      </w:r>
    </w:p>
    <w:p w14:paraId="5F19707C" w14:textId="77777777" w:rsid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w:t>
      </w:r>
      <w:r>
        <w:rPr>
          <w:b/>
          <w:bCs/>
          <w:sz w:val="28"/>
          <w:szCs w:val="28"/>
          <w:lang w:val="en-US"/>
        </w:rPr>
        <w:t>)</w:t>
      </w:r>
    </w:p>
    <w:p w14:paraId="310A5676" w14:textId="77777777" w:rsidR="009248CA" w:rsidRDefault="005C5873" w:rsidP="005C5873">
      <w:pPr>
        <w:pStyle w:val="ListParagraph"/>
        <w:numPr>
          <w:ilvl w:val="0"/>
          <w:numId w:val="44"/>
        </w:numPr>
        <w:rPr>
          <w:sz w:val="28"/>
          <w:szCs w:val="28"/>
          <w:lang w:val="en-US"/>
        </w:rPr>
      </w:pPr>
      <w:r>
        <w:rPr>
          <w:sz w:val="28"/>
          <w:szCs w:val="28"/>
          <w:lang w:val="en-US"/>
        </w:rPr>
        <w:t xml:space="preserve">In a certain town 65% have brown hair </w:t>
      </w:r>
      <w:r w:rsidR="009248CA">
        <w:rPr>
          <w:sz w:val="28"/>
          <w:szCs w:val="28"/>
          <w:lang w:val="en-US"/>
        </w:rPr>
        <w:t>40% brown eyes 25% both. Then a person is selected and found to have brown hair. What is the probability that it doesn’t have brown eyes.</w:t>
      </w:r>
    </w:p>
    <w:p w14:paraId="36A6D33C" w14:textId="511DC5EE" w:rsidR="009248CA" w:rsidRDefault="009248CA" w:rsidP="005C5873">
      <w:pPr>
        <w:pStyle w:val="ListParagraph"/>
        <w:numPr>
          <w:ilvl w:val="0"/>
          <w:numId w:val="44"/>
        </w:numPr>
        <w:rPr>
          <w:sz w:val="28"/>
          <w:szCs w:val="28"/>
          <w:lang w:val="en-US"/>
        </w:rPr>
      </w:pPr>
      <w:r>
        <w:rPr>
          <w:sz w:val="28"/>
          <w:szCs w:val="28"/>
          <w:lang w:val="en-US"/>
        </w:rPr>
        <w:t>An Examination consists of 2 papers p1 &amp; p2.the probability of passing in p1 &amp; is 0.8 &amp; p2 = 0.7 on student will select &amp; passes in p2 is 0.4. What is probability of his passing in both the papers.</w:t>
      </w:r>
    </w:p>
    <w:p w14:paraId="6C502C24" w14:textId="77777777" w:rsidR="009248CA" w:rsidRDefault="009248CA" w:rsidP="005C5873">
      <w:pPr>
        <w:pStyle w:val="ListParagraph"/>
        <w:numPr>
          <w:ilvl w:val="0"/>
          <w:numId w:val="44"/>
        </w:numPr>
        <w:rPr>
          <w:sz w:val="28"/>
          <w:szCs w:val="28"/>
          <w:lang w:val="en-US"/>
        </w:rPr>
      </w:pPr>
      <w:r>
        <w:rPr>
          <w:sz w:val="28"/>
          <w:szCs w:val="28"/>
          <w:lang w:val="en-US"/>
        </w:rPr>
        <w:t>A box contains 10 red, 30 purple, 20 white marbles. If 2 marbles are drawn in succession without replacement what is the probability that red, white, both are red.</w:t>
      </w:r>
    </w:p>
    <w:p w14:paraId="52BFE1BE" w14:textId="70782750" w:rsidR="00E92E6A" w:rsidRDefault="009248CA" w:rsidP="00F340F1">
      <w:pPr>
        <w:pStyle w:val="ListParagraph"/>
        <w:numPr>
          <w:ilvl w:val="0"/>
          <w:numId w:val="44"/>
        </w:numPr>
        <w:rPr>
          <w:sz w:val="28"/>
          <w:szCs w:val="28"/>
          <w:lang w:val="en-US"/>
        </w:rPr>
      </w:pPr>
      <w:r w:rsidRPr="009248CA">
        <w:rPr>
          <w:sz w:val="28"/>
          <w:szCs w:val="28"/>
          <w:lang w:val="en-US"/>
        </w:rPr>
        <w:t xml:space="preserve"> P(A|C) = 3/8</w:t>
      </w:r>
      <w:r>
        <w:rPr>
          <w:sz w:val="28"/>
          <w:szCs w:val="28"/>
          <w:lang w:val="en-US"/>
        </w:rPr>
        <w:t>;</w:t>
      </w:r>
      <w:r w:rsidRPr="009248CA">
        <w:rPr>
          <w:sz w:val="28"/>
          <w:szCs w:val="28"/>
          <w:lang w:val="en-US"/>
        </w:rPr>
        <w:t xml:space="preserve"> P(A∩B) =</w:t>
      </w:r>
      <w:r>
        <w:rPr>
          <w:sz w:val="28"/>
          <w:szCs w:val="28"/>
          <w:lang w:val="en-US"/>
        </w:rPr>
        <w:t xml:space="preserve"> ¼ ;</w:t>
      </w:r>
      <w:r w:rsidRPr="009248CA">
        <w:rPr>
          <w:sz w:val="28"/>
          <w:szCs w:val="28"/>
          <w:lang w:val="en-US"/>
        </w:rPr>
        <w:t>P(</w:t>
      </w:r>
      <w:proofErr w:type="spellStart"/>
      <w:r w:rsidRPr="009248CA">
        <w:rPr>
          <w:sz w:val="28"/>
          <w:szCs w:val="28"/>
          <w:lang w:val="en-US"/>
        </w:rPr>
        <w:t>B</w:t>
      </w:r>
      <w:r>
        <w:rPr>
          <w:sz w:val="28"/>
          <w:szCs w:val="28"/>
          <w:vertAlign w:val="superscript"/>
          <w:lang w:val="en-US"/>
        </w:rPr>
        <w:t>c</w:t>
      </w:r>
      <w:proofErr w:type="spellEnd"/>
      <w:r w:rsidRPr="009248CA">
        <w:rPr>
          <w:sz w:val="28"/>
          <w:szCs w:val="28"/>
          <w:lang w:val="en-US"/>
        </w:rPr>
        <w:t xml:space="preserve">) = </w:t>
      </w:r>
      <w:r>
        <w:rPr>
          <w:sz w:val="28"/>
          <w:szCs w:val="28"/>
          <w:lang w:val="en-US"/>
        </w:rPr>
        <w:t>½;</w:t>
      </w:r>
      <w:r w:rsidRPr="009248CA">
        <w:rPr>
          <w:sz w:val="28"/>
          <w:szCs w:val="28"/>
          <w:lang w:val="en-US"/>
        </w:rPr>
        <w:t xml:space="preserve"> </w:t>
      </w:r>
      <w:r>
        <w:rPr>
          <w:sz w:val="28"/>
          <w:szCs w:val="28"/>
          <w:lang w:val="en-US"/>
        </w:rPr>
        <w:t xml:space="preserve">find </w:t>
      </w:r>
      <w:r w:rsidRPr="009248CA">
        <w:rPr>
          <w:sz w:val="28"/>
          <w:szCs w:val="28"/>
          <w:lang w:val="en-US"/>
        </w:rPr>
        <w:t>P(B|A)</w:t>
      </w:r>
      <w:r>
        <w:rPr>
          <w:sz w:val="28"/>
          <w:szCs w:val="28"/>
          <w:lang w:val="en-US"/>
        </w:rPr>
        <w:t>;</w:t>
      </w:r>
      <w:r w:rsidRPr="009248CA">
        <w:rPr>
          <w:sz w:val="28"/>
          <w:szCs w:val="28"/>
          <w:lang w:val="en-US"/>
        </w:rPr>
        <w:t xml:space="preserve"> P(A</w:t>
      </w:r>
      <w:r>
        <w:rPr>
          <w:sz w:val="28"/>
          <w:szCs w:val="28"/>
          <w:lang w:val="en-US"/>
        </w:rPr>
        <w:t>/B</w:t>
      </w:r>
      <w:r w:rsidRPr="009248CA">
        <w:rPr>
          <w:sz w:val="28"/>
          <w:szCs w:val="28"/>
          <w:lang w:val="en-US"/>
        </w:rPr>
        <w:t>)</w:t>
      </w:r>
      <w:r>
        <w:rPr>
          <w:sz w:val="28"/>
          <w:szCs w:val="28"/>
          <w:lang w:val="en-US"/>
        </w:rPr>
        <w:t>; P(A</w:t>
      </w:r>
      <w:r>
        <w:rPr>
          <w:sz w:val="28"/>
          <w:szCs w:val="28"/>
          <w:vertAlign w:val="superscript"/>
          <w:lang w:val="en-US"/>
        </w:rPr>
        <w:t>C</w:t>
      </w:r>
      <w:r>
        <w:rPr>
          <w:sz w:val="28"/>
          <w:szCs w:val="28"/>
          <w:lang w:val="en-US"/>
        </w:rPr>
        <w:t>/B</w:t>
      </w:r>
      <w:r>
        <w:rPr>
          <w:sz w:val="28"/>
          <w:szCs w:val="28"/>
          <w:vertAlign w:val="superscript"/>
          <w:lang w:val="en-US"/>
        </w:rPr>
        <w:t>C</w:t>
      </w:r>
      <w:r>
        <w:rPr>
          <w:sz w:val="28"/>
          <w:szCs w:val="28"/>
          <w:lang w:val="en-US"/>
        </w:rPr>
        <w:t>); P (B</w:t>
      </w:r>
      <w:r>
        <w:rPr>
          <w:sz w:val="28"/>
          <w:szCs w:val="28"/>
          <w:vertAlign w:val="superscript"/>
          <w:lang w:val="en-US"/>
        </w:rPr>
        <w:t>C</w:t>
      </w:r>
      <w:r>
        <w:rPr>
          <w:sz w:val="28"/>
          <w:szCs w:val="28"/>
          <w:lang w:val="en-US"/>
        </w:rPr>
        <w:t>/A</w:t>
      </w:r>
      <w:r>
        <w:rPr>
          <w:sz w:val="28"/>
          <w:szCs w:val="28"/>
          <w:vertAlign w:val="superscript"/>
          <w:lang w:val="en-US"/>
        </w:rPr>
        <w:t>C</w:t>
      </w:r>
      <w:r>
        <w:rPr>
          <w:sz w:val="28"/>
          <w:szCs w:val="28"/>
          <w:lang w:val="en-US"/>
        </w:rPr>
        <w:t>)</w:t>
      </w:r>
    </w:p>
    <w:p w14:paraId="3C7EA476" w14:textId="4C8913F5" w:rsidR="009248CA" w:rsidRDefault="001E73B2" w:rsidP="00F340F1">
      <w:pPr>
        <w:pStyle w:val="ListParagraph"/>
        <w:numPr>
          <w:ilvl w:val="0"/>
          <w:numId w:val="44"/>
        </w:numPr>
        <w:rPr>
          <w:sz w:val="28"/>
          <w:szCs w:val="28"/>
          <w:lang w:val="en-US"/>
        </w:rPr>
      </w:pPr>
      <w:r>
        <w:rPr>
          <w:sz w:val="28"/>
          <w:szCs w:val="28"/>
          <w:lang w:val="en-US"/>
        </w:rPr>
        <w:t>X &amp; Y independent events are both X &amp; Y occur is 1/8 &amp; the probability that neither of them occur is 3/8. Find the probability occurrence of ‘X’.</w:t>
      </w:r>
    </w:p>
    <w:p w14:paraId="7FEE00BA" w14:textId="77777777" w:rsidR="001E73B2" w:rsidRDefault="001E73B2" w:rsidP="001E73B2">
      <w:pPr>
        <w:pStyle w:val="ListParagraph"/>
        <w:numPr>
          <w:ilvl w:val="0"/>
          <w:numId w:val="44"/>
        </w:numPr>
        <w:rPr>
          <w:sz w:val="28"/>
          <w:szCs w:val="28"/>
          <w:lang w:val="en-US"/>
        </w:rPr>
      </w:pPr>
      <w:r>
        <w:rPr>
          <w:sz w:val="28"/>
          <w:szCs w:val="28"/>
          <w:lang w:val="en-US"/>
        </w:rPr>
        <w:t xml:space="preserve">When a die is rolled let A= {1, 3, 5}; B= {2, 3}; </w:t>
      </w:r>
      <w:r w:rsidRPr="001E73B2">
        <w:rPr>
          <w:sz w:val="28"/>
          <w:szCs w:val="28"/>
          <w:lang w:val="en-US"/>
        </w:rPr>
        <w:t>C=</w:t>
      </w:r>
      <w:r>
        <w:rPr>
          <w:sz w:val="28"/>
          <w:szCs w:val="28"/>
          <w:lang w:val="en-US"/>
        </w:rPr>
        <w:t xml:space="preserve"> </w:t>
      </w:r>
      <w:r w:rsidRPr="001E73B2">
        <w:rPr>
          <w:sz w:val="28"/>
          <w:szCs w:val="28"/>
          <w:lang w:val="en-US"/>
        </w:rPr>
        <w:t>{</w:t>
      </w:r>
      <w:r>
        <w:rPr>
          <w:sz w:val="28"/>
          <w:szCs w:val="28"/>
          <w:lang w:val="en-US"/>
        </w:rPr>
        <w:t>2, 3, 4, 5}. Find p(A/B); p(B/A); p(A/C); p(C/B); p(A</w:t>
      </w:r>
      <w:r>
        <w:rPr>
          <w:sz w:val="28"/>
          <w:szCs w:val="28"/>
          <w:vertAlign w:val="superscript"/>
          <w:lang w:val="en-US"/>
        </w:rPr>
        <w:t>c</w:t>
      </w:r>
      <w:r>
        <w:rPr>
          <w:sz w:val="28"/>
          <w:szCs w:val="28"/>
          <w:lang w:val="en-US"/>
        </w:rPr>
        <w:t>/C); p(C</w:t>
      </w:r>
      <w:r>
        <w:rPr>
          <w:sz w:val="28"/>
          <w:szCs w:val="28"/>
          <w:vertAlign w:val="superscript"/>
          <w:lang w:val="en-US"/>
        </w:rPr>
        <w:t>c</w:t>
      </w:r>
      <w:r>
        <w:rPr>
          <w:sz w:val="28"/>
          <w:szCs w:val="28"/>
          <w:lang w:val="en-US"/>
        </w:rPr>
        <w:t>/B).</w:t>
      </w:r>
    </w:p>
    <w:p w14:paraId="121DF147" w14:textId="15737D7A" w:rsidR="00E92E6A" w:rsidRPr="001E73B2" w:rsidRDefault="001E73B2" w:rsidP="00F340F1">
      <w:pPr>
        <w:pStyle w:val="ListParagraph"/>
        <w:numPr>
          <w:ilvl w:val="0"/>
          <w:numId w:val="44"/>
        </w:numPr>
        <w:rPr>
          <w:b/>
          <w:bCs/>
          <w:sz w:val="28"/>
          <w:szCs w:val="28"/>
          <w:lang w:val="en-US"/>
        </w:rPr>
      </w:pPr>
      <w:r w:rsidRPr="001E73B2">
        <w:rPr>
          <w:sz w:val="28"/>
          <w:szCs w:val="28"/>
          <w:lang w:val="en-US"/>
        </w:rPr>
        <w:t xml:space="preserve">If x and y are independent events such that p(x)= 0.4 &amp; p(x </w:t>
      </w:r>
      <w:r w:rsidRPr="001E73B2">
        <w:rPr>
          <w:rFonts w:cstheme="minorHAnsi"/>
          <w:sz w:val="28"/>
          <w:szCs w:val="28"/>
          <w:lang w:val="en-US"/>
        </w:rPr>
        <w:t xml:space="preserve">ᴗ </w:t>
      </w:r>
      <w:proofErr w:type="spellStart"/>
      <w:r w:rsidRPr="001E73B2">
        <w:rPr>
          <w:rFonts w:cstheme="minorHAnsi"/>
          <w:sz w:val="28"/>
          <w:szCs w:val="28"/>
          <w:lang w:val="en-US"/>
        </w:rPr>
        <w:t>y</w:t>
      </w:r>
      <w:r w:rsidRPr="001E73B2">
        <w:rPr>
          <w:rFonts w:cstheme="minorHAnsi"/>
          <w:sz w:val="28"/>
          <w:szCs w:val="28"/>
          <w:vertAlign w:val="superscript"/>
          <w:lang w:val="en-US"/>
        </w:rPr>
        <w:t>c</w:t>
      </w:r>
      <w:proofErr w:type="spellEnd"/>
      <w:r w:rsidRPr="001E73B2">
        <w:rPr>
          <w:rFonts w:cstheme="minorHAnsi"/>
          <w:sz w:val="28"/>
          <w:szCs w:val="28"/>
          <w:lang w:val="en-US"/>
        </w:rPr>
        <w:t xml:space="preserve"> )</w:t>
      </w:r>
      <w:r w:rsidR="00817E99">
        <w:rPr>
          <w:rFonts w:cstheme="minorHAnsi"/>
          <w:sz w:val="28"/>
          <w:szCs w:val="28"/>
          <w:lang w:val="en-US"/>
        </w:rPr>
        <w:t xml:space="preserve"> </w:t>
      </w:r>
      <w:r w:rsidRPr="001E73B2">
        <w:rPr>
          <w:rFonts w:cstheme="minorHAnsi"/>
          <w:sz w:val="28"/>
          <w:szCs w:val="28"/>
          <w:lang w:val="en-US"/>
        </w:rPr>
        <w:t xml:space="preserve">= </w:t>
      </w:r>
      <w:r>
        <w:rPr>
          <w:rFonts w:cstheme="minorHAnsi"/>
          <w:sz w:val="28"/>
          <w:szCs w:val="28"/>
          <w:lang w:val="en-US"/>
        </w:rPr>
        <w:t>0.7  Find the          p (x ᴗ y) ?</w:t>
      </w:r>
    </w:p>
    <w:p w14:paraId="0B55058B" w14:textId="1F920C08" w:rsidR="001E73B2" w:rsidRPr="001E73B2" w:rsidRDefault="001E73B2" w:rsidP="001E73B2">
      <w:pPr>
        <w:pStyle w:val="ListParagraph"/>
        <w:numPr>
          <w:ilvl w:val="0"/>
          <w:numId w:val="44"/>
        </w:numPr>
        <w:rPr>
          <w:b/>
          <w:bCs/>
          <w:sz w:val="28"/>
          <w:szCs w:val="28"/>
          <w:lang w:val="en-US"/>
        </w:rPr>
      </w:pPr>
      <w:r>
        <w:rPr>
          <w:rFonts w:cstheme="minorHAnsi"/>
          <w:sz w:val="28"/>
          <w:szCs w:val="28"/>
          <w:lang w:val="en-US"/>
        </w:rPr>
        <w:lastRenderedPageBreak/>
        <w:t xml:space="preserve">The probability that the students A, B, C, D. Solve the problem are1/3, 2/5, 1/5, 1/4,. If all them try to solve the problem </w:t>
      </w:r>
      <w:r w:rsidR="00817E99">
        <w:rPr>
          <w:rFonts w:cstheme="minorHAnsi"/>
          <w:sz w:val="28"/>
          <w:szCs w:val="28"/>
          <w:lang w:val="en-US"/>
        </w:rPr>
        <w:t>, what</w:t>
      </w:r>
      <w:r>
        <w:rPr>
          <w:rFonts w:cstheme="minorHAnsi"/>
          <w:sz w:val="28"/>
          <w:szCs w:val="28"/>
          <w:lang w:val="en-US"/>
        </w:rPr>
        <w:t xml:space="preserve"> is the probability that the problem is solved </w:t>
      </w:r>
    </w:p>
    <w:p w14:paraId="462A85A3" w14:textId="77777777" w:rsidR="001E73B2" w:rsidRDefault="001E73B2" w:rsidP="001E73B2">
      <w:pPr>
        <w:pStyle w:val="ListParagraph"/>
        <w:ind w:left="780"/>
        <w:rPr>
          <w:rFonts w:cstheme="minorHAnsi"/>
          <w:sz w:val="28"/>
          <w:szCs w:val="28"/>
          <w:lang w:val="en-US"/>
        </w:rPr>
      </w:pPr>
    </w:p>
    <w:p w14:paraId="38AB4C41" w14:textId="05A7A89A" w:rsidR="001E73B2" w:rsidRPr="00817E99" w:rsidRDefault="001E73B2" w:rsidP="00817E99">
      <w:pPr>
        <w:rPr>
          <w:rFonts w:cstheme="minorHAnsi"/>
          <w:b/>
          <w:bCs/>
          <w:sz w:val="28"/>
          <w:szCs w:val="28"/>
          <w:lang w:val="en-US"/>
        </w:rPr>
      </w:pPr>
      <w:r w:rsidRPr="00817E99">
        <w:rPr>
          <w:rFonts w:cstheme="minorHAnsi"/>
          <w:b/>
          <w:bCs/>
          <w:sz w:val="28"/>
          <w:szCs w:val="28"/>
          <w:lang w:val="en-US"/>
        </w:rPr>
        <w:t xml:space="preserve">BYES THEOREM: </w:t>
      </w:r>
    </w:p>
    <w:p w14:paraId="107A33BF" w14:textId="4A0E62CA" w:rsidR="00E92E6A" w:rsidRDefault="001E73B2" w:rsidP="00817E99">
      <w:pPr>
        <w:pStyle w:val="ListParagraph"/>
        <w:ind w:left="780"/>
        <w:rPr>
          <w:b/>
          <w:bCs/>
          <w:sz w:val="28"/>
          <w:szCs w:val="28"/>
          <w:lang w:val="en-US"/>
        </w:rPr>
      </w:pPr>
      <w:r w:rsidRPr="001E73B2">
        <w:rPr>
          <w:rFonts w:cstheme="minorHAnsi"/>
          <w:sz w:val="28"/>
          <w:szCs w:val="28"/>
          <w:lang w:val="en-US"/>
        </w:rPr>
        <w:t xml:space="preserve">                            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w:t>
      </w:r>
      <w:r w:rsidR="00817E99">
        <w:rPr>
          <w:rFonts w:cstheme="minorHAnsi"/>
          <w:sz w:val="28"/>
          <w:szCs w:val="28"/>
          <w:lang w:val="en-US"/>
        </w:rPr>
        <w:t>arbitrary events</w:t>
      </w:r>
      <w:r>
        <w:rPr>
          <w:rFonts w:cstheme="minorHAnsi"/>
          <w:sz w:val="28"/>
          <w:szCs w:val="28"/>
          <w:lang w:val="en-US"/>
        </w:rPr>
        <w:t xml:space="preserve"> such that </w:t>
      </w:r>
      <w:r w:rsidR="00817E99">
        <w:rPr>
          <w:rFonts w:cstheme="minorHAnsi"/>
          <w:sz w:val="28"/>
          <w:szCs w:val="28"/>
          <w:lang w:val="en-US"/>
        </w:rPr>
        <w:t xml:space="preserve">  then the conditional probability E</w:t>
      </w:r>
      <w:r w:rsidR="00817E99">
        <w:rPr>
          <w:rFonts w:cstheme="minorHAnsi"/>
          <w:sz w:val="28"/>
          <w:szCs w:val="28"/>
          <w:vertAlign w:val="subscript"/>
          <w:lang w:val="en-US"/>
        </w:rPr>
        <w:t xml:space="preserve">i </w:t>
      </w:r>
      <w:r w:rsidR="00817E99" w:rsidRPr="00817E99">
        <w:rPr>
          <w:sz w:val="28"/>
          <w:szCs w:val="28"/>
          <w:lang w:val="en-US"/>
        </w:rPr>
        <w:t>given by</w:t>
      </w:r>
      <w:r w:rsidR="00817E99">
        <w:rPr>
          <w:b/>
          <w:bCs/>
          <w:sz w:val="28"/>
          <w:szCs w:val="28"/>
          <w:lang w:val="en-US"/>
        </w:rPr>
        <w:t xml:space="preserve"> </w:t>
      </w:r>
    </w:p>
    <w:p w14:paraId="45208D4C" w14:textId="77777777" w:rsidR="00817E99" w:rsidRDefault="00817E99" w:rsidP="00817E99">
      <w:pPr>
        <w:pStyle w:val="ListParagraph"/>
        <w:ind w:left="780"/>
        <w:rPr>
          <w:b/>
          <w:bCs/>
          <w:sz w:val="28"/>
          <w:szCs w:val="28"/>
          <w:lang w:val="en-US"/>
        </w:rPr>
      </w:pPr>
    </w:p>
    <w:p w14:paraId="0DBBCA4A" w14:textId="68E1E70E" w:rsidR="00817E99" w:rsidRPr="00817E99" w:rsidRDefault="00817E99" w:rsidP="00817E99">
      <w:pPr>
        <w:rPr>
          <w:b/>
          <w:bCs/>
          <w:sz w:val="28"/>
          <w:szCs w:val="28"/>
          <w:lang w:val="en-US"/>
        </w:rPr>
      </w:pPr>
      <w:r w:rsidRPr="00817E99">
        <w:rPr>
          <w:b/>
          <w:bCs/>
          <w:sz w:val="28"/>
          <w:szCs w:val="28"/>
          <w:lang w:val="en-US"/>
        </w:rPr>
        <w:t>TOTAL THEOREM:</w:t>
      </w:r>
    </w:p>
    <w:p w14:paraId="22429576" w14:textId="4A15BD67" w:rsidR="00817E99" w:rsidRDefault="00817E99" w:rsidP="00817E99">
      <w:pPr>
        <w:pStyle w:val="ListParagraph"/>
        <w:ind w:left="780"/>
        <w:rPr>
          <w:sz w:val="28"/>
          <w:szCs w:val="28"/>
          <w:lang w:val="en-US"/>
        </w:rPr>
      </w:pPr>
      <w:r>
        <w:rPr>
          <w:b/>
          <w:bCs/>
          <w:sz w:val="28"/>
          <w:szCs w:val="28"/>
          <w:lang w:val="en-US"/>
        </w:rPr>
        <w:t xml:space="preserve">                               </w:t>
      </w:r>
      <w:r w:rsidRPr="001E73B2">
        <w:rPr>
          <w:rFonts w:cstheme="minorHAnsi"/>
          <w:sz w:val="28"/>
          <w:szCs w:val="28"/>
          <w:lang w:val="en-US"/>
        </w:rPr>
        <w:t>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arbitrary events such that   then the conditional probability E</w:t>
      </w:r>
      <w:r>
        <w:rPr>
          <w:rFonts w:cstheme="minorHAnsi"/>
          <w:sz w:val="28"/>
          <w:szCs w:val="28"/>
          <w:vertAlign w:val="subscript"/>
          <w:lang w:val="en-US"/>
        </w:rPr>
        <w:t xml:space="preserve">i </w:t>
      </w:r>
      <w:r w:rsidRPr="00817E99">
        <w:rPr>
          <w:sz w:val="28"/>
          <w:szCs w:val="28"/>
          <w:lang w:val="en-US"/>
        </w:rPr>
        <w:t>given by</w:t>
      </w:r>
    </w:p>
    <w:p w14:paraId="61354680" w14:textId="77777777" w:rsidR="00817E99" w:rsidRDefault="00817E99" w:rsidP="00817E99">
      <w:pPr>
        <w:pStyle w:val="ListParagraph"/>
        <w:ind w:left="780"/>
        <w:rPr>
          <w:sz w:val="28"/>
          <w:szCs w:val="28"/>
          <w:lang w:val="en-US"/>
        </w:rPr>
      </w:pPr>
    </w:p>
    <w:p w14:paraId="1C59EC25" w14:textId="7E84F138" w:rsidR="00817E99" w:rsidRPr="00817E99" w:rsidRDefault="00817E99" w:rsidP="00817E99">
      <w:pPr>
        <w:rPr>
          <w:sz w:val="28"/>
          <w:szCs w:val="28"/>
          <w:lang w:val="en-US"/>
        </w:rPr>
      </w:pPr>
      <w:r w:rsidRPr="00817E99">
        <w:rPr>
          <w:sz w:val="28"/>
          <w:szCs w:val="28"/>
          <w:lang w:val="en-US"/>
        </w:rPr>
        <w:t>*The event which is common in all the events is arbitrary event.</w:t>
      </w:r>
    </w:p>
    <w:p w14:paraId="7CFB6244" w14:textId="0C9D3BA7" w:rsidR="00817E99" w:rsidRPr="00883EBA" w:rsidRDefault="00817E99" w:rsidP="00817E99">
      <w:pPr>
        <w:pStyle w:val="ListParagraph"/>
        <w:numPr>
          <w:ilvl w:val="0"/>
          <w:numId w:val="45"/>
        </w:numPr>
        <w:rPr>
          <w:sz w:val="28"/>
          <w:szCs w:val="28"/>
          <w:lang w:val="en-US"/>
        </w:rPr>
      </w:pPr>
      <w:r w:rsidRPr="00817E99">
        <w:rPr>
          <w:sz w:val="28"/>
          <w:szCs w:val="28"/>
          <w:lang w:val="en-US"/>
        </w:rPr>
        <w:t xml:space="preserve">In a bolt factory </w:t>
      </w:r>
      <w:r>
        <w:rPr>
          <w:sz w:val="28"/>
          <w:szCs w:val="28"/>
          <w:lang w:val="en-US"/>
        </w:rPr>
        <w:t>3 machines M</w:t>
      </w:r>
      <w:r>
        <w:rPr>
          <w:sz w:val="28"/>
          <w:szCs w:val="28"/>
          <w:vertAlign w:val="subscript"/>
          <w:lang w:val="en-US"/>
        </w:rPr>
        <w:t>1,</w:t>
      </w:r>
      <w:r>
        <w:rPr>
          <w:sz w:val="28"/>
          <w:szCs w:val="28"/>
          <w:lang w:val="en-US"/>
        </w:rPr>
        <w:t>M</w:t>
      </w:r>
      <w:r>
        <w:rPr>
          <w:sz w:val="28"/>
          <w:szCs w:val="28"/>
          <w:vertAlign w:val="subscript"/>
          <w:lang w:val="en-US"/>
        </w:rPr>
        <w:t xml:space="preserve">2, </w:t>
      </w:r>
      <w:r>
        <w:rPr>
          <w:sz w:val="28"/>
          <w:szCs w:val="28"/>
          <w:lang w:val="en-US"/>
        </w:rPr>
        <w:t>M</w:t>
      </w:r>
      <w:r>
        <w:rPr>
          <w:sz w:val="28"/>
          <w:szCs w:val="28"/>
          <w:vertAlign w:val="subscript"/>
          <w:lang w:val="en-US"/>
        </w:rPr>
        <w:t xml:space="preserve">3 </w:t>
      </w:r>
      <w:r>
        <w:rPr>
          <w:sz w:val="28"/>
          <w:szCs w:val="28"/>
          <w:lang w:val="en-US"/>
        </w:rPr>
        <w:t>produces 50%</w:t>
      </w:r>
      <w:r w:rsidR="00CA337E">
        <w:rPr>
          <w:sz w:val="28"/>
          <w:szCs w:val="28"/>
          <w:lang w:val="en-US"/>
        </w:rPr>
        <w:t>, 30%, 20% of their outputs it is known that 2%, 3%, 3%, of their outputs are defective. A bolt is randomly selected find the probability  that it is defective; the drawn bolt is defective find the probability that it produces by the machine 3M</w:t>
      </w:r>
      <w:r w:rsidR="00CA337E">
        <w:rPr>
          <w:sz w:val="28"/>
          <w:szCs w:val="28"/>
          <w:vertAlign w:val="subscript"/>
          <w:lang w:val="en-US"/>
        </w:rPr>
        <w:t>3.</w:t>
      </w:r>
    </w:p>
    <w:p w14:paraId="3A7D525F" w14:textId="7AD15F3A" w:rsidR="00883EBA" w:rsidRDefault="00883EBA" w:rsidP="00817E99">
      <w:pPr>
        <w:pStyle w:val="ListParagraph"/>
        <w:numPr>
          <w:ilvl w:val="0"/>
          <w:numId w:val="45"/>
        </w:numPr>
        <w:rPr>
          <w:sz w:val="28"/>
          <w:szCs w:val="28"/>
          <w:lang w:val="en-US"/>
        </w:rPr>
      </w:pPr>
      <w:r>
        <w:rPr>
          <w:sz w:val="28"/>
          <w:szCs w:val="28"/>
          <w:lang w:val="en-US"/>
        </w:rPr>
        <w:t>A business man goes to hotel X, Y, Z; 45%, 30%, 25% of the times respectively. It is known that the rooms in the hotels X, Y, Z have 3%, 3%, 4%, have faulty plumber . What is the probability that the business mans room having faulty plumbing is assigned to hotel X ?</w:t>
      </w:r>
    </w:p>
    <w:p w14:paraId="0E859F01" w14:textId="6C8282C2" w:rsidR="00883EBA" w:rsidRDefault="00883EBA" w:rsidP="00817E99">
      <w:pPr>
        <w:pStyle w:val="ListParagraph"/>
        <w:numPr>
          <w:ilvl w:val="0"/>
          <w:numId w:val="45"/>
        </w:numPr>
        <w:rPr>
          <w:sz w:val="28"/>
          <w:szCs w:val="28"/>
          <w:lang w:val="en-US"/>
        </w:rPr>
      </w:pPr>
      <w:r>
        <w:rPr>
          <w:sz w:val="28"/>
          <w:szCs w:val="28"/>
          <w:lang w:val="en-US"/>
        </w:rPr>
        <w:t>Of the 3 men the chances that a politician, a business man and a academician will be appointed as vice-Chancler of a university are 0.5, 0.3, 0.2, respectively. The probability that research in the university is promoted by these persons if there are appointed as vice-Chancler  are 0.3, 0.7, 0.8. If the research is promoted find the probability that the vice-Chancler Is an academician.</w:t>
      </w:r>
    </w:p>
    <w:p w14:paraId="4F96E939" w14:textId="7EFF454F" w:rsidR="00E92E6A" w:rsidRDefault="00883EBA" w:rsidP="00F340F1">
      <w:pPr>
        <w:pStyle w:val="ListParagraph"/>
        <w:numPr>
          <w:ilvl w:val="0"/>
          <w:numId w:val="45"/>
        </w:numPr>
        <w:rPr>
          <w:sz w:val="28"/>
          <w:szCs w:val="28"/>
          <w:lang w:val="en-US"/>
        </w:rPr>
      </w:pPr>
      <w:r>
        <w:rPr>
          <w:sz w:val="28"/>
          <w:szCs w:val="28"/>
          <w:lang w:val="en-US"/>
        </w:rPr>
        <w:t>The chance that doctor A will diagonalize the disease X correctly is 60%, the chance a patient will die by his treatment  after the diagonalize is 40%, the chance of death by wrong diagonalize is 70%. A</w:t>
      </w:r>
      <w:r w:rsidR="00B453DA">
        <w:rPr>
          <w:sz w:val="28"/>
          <w:szCs w:val="28"/>
          <w:lang w:val="en-US"/>
        </w:rPr>
        <w:t xml:space="preserve"> patient of doctor A who has disease X die what is that the disease is diagonalized correctly.</w:t>
      </w:r>
    </w:p>
    <w:p w14:paraId="4CD4CB20" w14:textId="77777777" w:rsidR="00B453DA" w:rsidRDefault="00B453DA" w:rsidP="00F340F1">
      <w:pPr>
        <w:pStyle w:val="ListParagraph"/>
        <w:numPr>
          <w:ilvl w:val="0"/>
          <w:numId w:val="45"/>
        </w:numPr>
        <w:rPr>
          <w:sz w:val="28"/>
          <w:szCs w:val="28"/>
          <w:lang w:val="en-US"/>
        </w:rPr>
      </w:pPr>
      <w:r>
        <w:rPr>
          <w:sz w:val="28"/>
          <w:szCs w:val="28"/>
          <w:lang w:val="en-US"/>
        </w:rPr>
        <w:t>Suppose 5 men out of 100 &amp; 25 women out of 10000 are color blind. If a color blind person is chosen at random. What is probability that the person being a man. Assume the male &amp; female be in equal number.</w:t>
      </w:r>
    </w:p>
    <w:p w14:paraId="13D493F5" w14:textId="77777777" w:rsidR="00B453DA" w:rsidRDefault="00B453DA" w:rsidP="00F340F1">
      <w:pPr>
        <w:pStyle w:val="ListParagraph"/>
        <w:numPr>
          <w:ilvl w:val="0"/>
          <w:numId w:val="45"/>
        </w:numPr>
        <w:rPr>
          <w:sz w:val="28"/>
          <w:szCs w:val="28"/>
          <w:lang w:val="en-US"/>
        </w:rPr>
      </w:pPr>
      <w:r>
        <w:rPr>
          <w:sz w:val="28"/>
          <w:szCs w:val="28"/>
          <w:lang w:val="en-US"/>
        </w:rPr>
        <w:t>In a certain college 25% boys &amp; 10% girls study mathematics. Girls constitute of 60%. A student is selected at random found to study mathematics . Find the probability that the student is a boy; the probability that the student is a girl.</w:t>
      </w:r>
    </w:p>
    <w:p w14:paraId="27E3650D" w14:textId="77777777" w:rsidR="00B453DA" w:rsidRDefault="00B453DA" w:rsidP="00F340F1">
      <w:pPr>
        <w:pStyle w:val="ListParagraph"/>
        <w:numPr>
          <w:ilvl w:val="0"/>
          <w:numId w:val="45"/>
        </w:numPr>
        <w:rPr>
          <w:sz w:val="28"/>
          <w:szCs w:val="28"/>
          <w:lang w:val="en-US"/>
        </w:rPr>
      </w:pPr>
      <w:r>
        <w:rPr>
          <w:sz w:val="28"/>
          <w:szCs w:val="28"/>
          <w:lang w:val="en-US"/>
        </w:rPr>
        <w:t>1</w:t>
      </w:r>
      <w:r>
        <w:rPr>
          <w:sz w:val="28"/>
          <w:szCs w:val="28"/>
          <w:vertAlign w:val="superscript"/>
          <w:lang w:val="en-US"/>
        </w:rPr>
        <w:t xml:space="preserve">st </w:t>
      </w:r>
      <w:r>
        <w:rPr>
          <w:sz w:val="28"/>
          <w:szCs w:val="28"/>
          <w:lang w:val="en-US"/>
        </w:rPr>
        <w:t>box contains 2black, 3red, 1white ball. 2</w:t>
      </w:r>
      <w:r>
        <w:rPr>
          <w:sz w:val="28"/>
          <w:szCs w:val="28"/>
          <w:vertAlign w:val="superscript"/>
          <w:lang w:val="en-US"/>
        </w:rPr>
        <w:t>nd</w:t>
      </w:r>
      <w:r>
        <w:rPr>
          <w:sz w:val="28"/>
          <w:szCs w:val="28"/>
          <w:lang w:val="en-US"/>
        </w:rPr>
        <w:t xml:space="preserve"> box contains 1black, 1red, 2white ball. 3</w:t>
      </w:r>
      <w:r>
        <w:rPr>
          <w:sz w:val="28"/>
          <w:szCs w:val="28"/>
          <w:vertAlign w:val="superscript"/>
          <w:lang w:val="en-US"/>
        </w:rPr>
        <w:t>rd</w:t>
      </w:r>
      <w:r>
        <w:rPr>
          <w:sz w:val="28"/>
          <w:szCs w:val="28"/>
          <w:lang w:val="en-US"/>
        </w:rPr>
        <w:t xml:space="preserve"> box contains 5black, 3red, 4white balls. These are selected at random from &amp; ball is drawn if the ball is red find the probability that it is from 3</w:t>
      </w:r>
      <w:r>
        <w:rPr>
          <w:sz w:val="28"/>
          <w:szCs w:val="28"/>
          <w:vertAlign w:val="superscript"/>
          <w:lang w:val="en-US"/>
        </w:rPr>
        <w:t>rd</w:t>
      </w:r>
      <w:r>
        <w:rPr>
          <w:sz w:val="28"/>
          <w:szCs w:val="28"/>
          <w:lang w:val="en-US"/>
        </w:rPr>
        <w:t xml:space="preserve"> box.</w:t>
      </w:r>
    </w:p>
    <w:p w14:paraId="1207E482" w14:textId="77777777" w:rsidR="00C80A16" w:rsidRDefault="00B453DA" w:rsidP="00F340F1">
      <w:pPr>
        <w:pStyle w:val="ListParagraph"/>
        <w:numPr>
          <w:ilvl w:val="0"/>
          <w:numId w:val="45"/>
        </w:numPr>
        <w:rPr>
          <w:sz w:val="28"/>
          <w:szCs w:val="28"/>
          <w:lang w:val="en-US"/>
        </w:rPr>
      </w:pPr>
      <w:r>
        <w:rPr>
          <w:sz w:val="28"/>
          <w:szCs w:val="28"/>
          <w:lang w:val="en-US"/>
        </w:rPr>
        <w:lastRenderedPageBreak/>
        <w:t xml:space="preserve"> </w:t>
      </w:r>
      <w:r w:rsidR="00C80A16">
        <w:rPr>
          <w:sz w:val="28"/>
          <w:szCs w:val="28"/>
          <w:lang w:val="en-US"/>
        </w:rPr>
        <w:t>Bag A contains 2white, 3red balls; Bag B contains 4white, 5red balls; A bag is selected  and a ball is drawn . Find the probability that the ball is white; If the drawn ball is red find the probability that it is from 1</w:t>
      </w:r>
      <w:r w:rsidR="00C80A16">
        <w:rPr>
          <w:sz w:val="28"/>
          <w:szCs w:val="28"/>
          <w:vertAlign w:val="superscript"/>
          <w:lang w:val="en-US"/>
        </w:rPr>
        <w:t xml:space="preserve">st </w:t>
      </w:r>
      <w:r w:rsidR="00C80A16">
        <w:rPr>
          <w:sz w:val="28"/>
          <w:szCs w:val="28"/>
          <w:lang w:val="en-US"/>
        </w:rPr>
        <w:t>bag.</w:t>
      </w:r>
    </w:p>
    <w:p w14:paraId="5C5ABA3E" w14:textId="77777777" w:rsidR="00C80A16" w:rsidRDefault="00C80A16" w:rsidP="00C80A16">
      <w:pPr>
        <w:rPr>
          <w:b/>
          <w:bCs/>
          <w:sz w:val="28"/>
          <w:szCs w:val="28"/>
          <w:lang w:val="en-US"/>
        </w:rPr>
      </w:pPr>
      <w:r w:rsidRPr="00C80A16">
        <w:rPr>
          <w:b/>
          <w:bCs/>
          <w:sz w:val="28"/>
          <w:szCs w:val="28"/>
          <w:lang w:val="en-US"/>
        </w:rPr>
        <w:t>RANDOM VARIABLE:</w:t>
      </w:r>
      <w:r w:rsidR="00B453DA" w:rsidRPr="00C80A16">
        <w:rPr>
          <w:b/>
          <w:bCs/>
          <w:sz w:val="28"/>
          <w:szCs w:val="28"/>
          <w:lang w:val="en-US"/>
        </w:rPr>
        <w:t xml:space="preserve">  </w:t>
      </w:r>
    </w:p>
    <w:p w14:paraId="47C5185B" w14:textId="66A2CFFB" w:rsidR="00B453DA" w:rsidRDefault="00C80A16" w:rsidP="00C80A16">
      <w:pPr>
        <w:rPr>
          <w:sz w:val="28"/>
          <w:szCs w:val="28"/>
          <w:lang w:val="en-US"/>
        </w:rPr>
      </w:pPr>
      <w:r>
        <w:rPr>
          <w:noProof/>
          <w:sz w:val="28"/>
          <w:szCs w:val="28"/>
          <w:lang w:val="en-US"/>
        </w:rPr>
        <mc:AlternateContent>
          <mc:Choice Requires="wps">
            <w:drawing>
              <wp:anchor distT="0" distB="0" distL="114300" distR="114300" simplePos="0" relativeHeight="251673088" behindDoc="0" locked="0" layoutInCell="1" allowOverlap="1" wp14:anchorId="2E10995C" wp14:editId="3716B681">
                <wp:simplePos x="0" y="0"/>
                <wp:positionH relativeFrom="column">
                  <wp:posOffset>2220686</wp:posOffset>
                </wp:positionH>
                <wp:positionV relativeFrom="paragraph">
                  <wp:posOffset>340632</wp:posOffset>
                </wp:positionV>
                <wp:extent cx="190500" cy="0"/>
                <wp:effectExtent l="0" t="76200" r="19050" b="95250"/>
                <wp:wrapNone/>
                <wp:docPr id="177169293" name="Straight Arrow Connector 25"/>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933B8D" id="Straight Arrow Connector 25" o:spid="_x0000_s1026" type="#_x0000_t32" style="position:absolute;margin-left:174.85pt;margin-top:26.8pt;width:15pt;height:0;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" strokecolor="black [3200]" strokeweight="1pt">
                <v:stroke endarrow="block" joinstyle="miter"/>
              </v:shape>
            </w:pict>
          </mc:Fallback>
        </mc:AlternateContent>
      </w:r>
      <w:r w:rsidRPr="00C80A16">
        <w:rPr>
          <w:sz w:val="28"/>
          <w:szCs w:val="28"/>
          <w:lang w:val="en-US"/>
        </w:rPr>
        <w:t xml:space="preserve">                       A rule </w:t>
      </w:r>
      <w:r>
        <w:rPr>
          <w:sz w:val="28"/>
          <w:szCs w:val="28"/>
          <w:lang w:val="en-US"/>
        </w:rPr>
        <w:t>which assigns a real number for every event of a sample space is called random variable. Given by  X:S</w:t>
      </w:r>
      <w:r w:rsidR="00B453DA" w:rsidRPr="00C80A16">
        <w:rPr>
          <w:b/>
          <w:bCs/>
          <w:sz w:val="28"/>
          <w:szCs w:val="28"/>
          <w:lang w:val="en-US"/>
        </w:rPr>
        <w:t xml:space="preserve"> </w:t>
      </w:r>
      <w:r>
        <w:rPr>
          <w:b/>
          <w:bCs/>
          <w:sz w:val="28"/>
          <w:szCs w:val="28"/>
          <w:lang w:val="en-US"/>
        </w:rPr>
        <w:t xml:space="preserve">     </w:t>
      </w:r>
      <w:r w:rsidRPr="00C80A16">
        <w:rPr>
          <w:sz w:val="28"/>
          <w:szCs w:val="28"/>
          <w:lang w:val="en-US"/>
        </w:rPr>
        <w:t>R</w:t>
      </w:r>
      <w:r>
        <w:rPr>
          <w:sz w:val="28"/>
          <w:szCs w:val="28"/>
          <w:lang w:val="en-US"/>
        </w:rPr>
        <w:t>.</w:t>
      </w:r>
    </w:p>
    <w:p w14:paraId="3815876A" w14:textId="6C59287C" w:rsidR="00C80A16" w:rsidRPr="00C80A16" w:rsidRDefault="00AF19BE" w:rsidP="00C80A16">
      <w:pPr>
        <w:rPr>
          <w:b/>
          <w:bCs/>
          <w:sz w:val="28"/>
          <w:szCs w:val="28"/>
          <w:lang w:val="en-US"/>
        </w:rPr>
      </w:pPr>
      <w:r>
        <w:rPr>
          <w:b/>
          <w:bCs/>
          <w:noProof/>
          <w:sz w:val="28"/>
          <w:szCs w:val="28"/>
          <w:lang w:val="en-US"/>
        </w:rPr>
        <mc:AlternateContent>
          <mc:Choice Requires="wps">
            <w:drawing>
              <wp:anchor distT="0" distB="0" distL="114300" distR="114300" simplePos="0" relativeHeight="251674112" behindDoc="0" locked="0" layoutInCell="1" allowOverlap="1" wp14:anchorId="33731D53" wp14:editId="333FB73E">
                <wp:simplePos x="0" y="0"/>
                <wp:positionH relativeFrom="column">
                  <wp:posOffset>2585357</wp:posOffset>
                </wp:positionH>
                <wp:positionV relativeFrom="paragraph">
                  <wp:posOffset>233045</wp:posOffset>
                </wp:positionV>
                <wp:extent cx="0" cy="244929"/>
                <wp:effectExtent l="0" t="0" r="38100" b="22225"/>
                <wp:wrapNone/>
                <wp:docPr id="2003456441" name="Straight Connector 27"/>
                <wp:cNvGraphicFramePr/>
                <a:graphic xmlns:a="http://schemas.openxmlformats.org/drawingml/2006/main">
                  <a:graphicData uri="http://schemas.microsoft.com/office/word/2010/wordprocessingShape">
                    <wps:wsp>
                      <wps:cNvCnPr/>
                      <wps:spPr>
                        <a:xfrm>
                          <a:off x="0" y="0"/>
                          <a:ext cx="0" cy="24492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87127D" id="Straight Connector 27"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203.55pt,18.35pt" to="203.55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" strokecolor="black [3200]" strokeweight="1pt">
                <v:stroke joinstyle="miter"/>
              </v:line>
            </w:pict>
          </mc:Fallback>
        </mc:AlternateContent>
      </w:r>
      <w:r w:rsidR="00C80A16">
        <w:rPr>
          <w:b/>
          <w:bCs/>
          <w:sz w:val="28"/>
          <w:szCs w:val="28"/>
          <w:lang w:val="en-US"/>
        </w:rPr>
        <w:t xml:space="preserve">                                   </w:t>
      </w:r>
      <w:r w:rsidR="00C80A16" w:rsidRPr="00C80A16">
        <w:rPr>
          <w:b/>
          <w:bCs/>
          <w:sz w:val="28"/>
          <w:szCs w:val="28"/>
          <w:lang w:val="en-US"/>
        </w:rPr>
        <w:t>TYPES OF RANDOM VARIABLES(RV)</w:t>
      </w:r>
    </w:p>
    <w:p w14:paraId="6F8C563F" w14:textId="46D9A652" w:rsidR="00C80A16" w:rsidRPr="00C80A16" w:rsidRDefault="00AF19BE" w:rsidP="00C80A16">
      <w:pPr>
        <w:rPr>
          <w:b/>
          <w:bCs/>
          <w:sz w:val="28"/>
          <w:szCs w:val="28"/>
          <w:lang w:val="en-US"/>
        </w:rPr>
      </w:pPr>
      <w:r>
        <w:rPr>
          <w:noProof/>
          <w:sz w:val="28"/>
          <w:szCs w:val="28"/>
          <w:lang w:val="en-US"/>
        </w:rPr>
        <mc:AlternateContent>
          <mc:Choice Requires="wps">
            <w:drawing>
              <wp:anchor distT="0" distB="0" distL="114300" distR="114300" simplePos="0" relativeHeight="251677184" behindDoc="0" locked="0" layoutInCell="1" allowOverlap="1" wp14:anchorId="26CE6172" wp14:editId="37455A08">
                <wp:simplePos x="0" y="0"/>
                <wp:positionH relativeFrom="column">
                  <wp:posOffset>4582432</wp:posOffset>
                </wp:positionH>
                <wp:positionV relativeFrom="paragraph">
                  <wp:posOffset>142059</wp:posOffset>
                </wp:positionV>
                <wp:extent cx="0" cy="348342"/>
                <wp:effectExtent l="76200" t="0" r="76200" b="52070"/>
                <wp:wrapNone/>
                <wp:docPr id="1826037737" name="Straight Arrow Connector 30"/>
                <wp:cNvGraphicFramePr/>
                <a:graphic xmlns:a="http://schemas.openxmlformats.org/drawingml/2006/main">
                  <a:graphicData uri="http://schemas.microsoft.com/office/word/2010/wordprocessingShape">
                    <wps:wsp>
                      <wps:cNvCnPr/>
                      <wps:spPr>
                        <a:xfrm>
                          <a:off x="0" y="0"/>
                          <a:ext cx="0" cy="34834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339EF1" id="Straight Arrow Connector 30" o:spid="_x0000_s1026" type="#_x0000_t32" style="position:absolute;margin-left:360.8pt;margin-top:11.2pt;width:0;height:27.4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" strokecolor="black [3200]"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76160" behindDoc="0" locked="0" layoutInCell="1" allowOverlap="1" wp14:anchorId="5F61628F" wp14:editId="6A55DC3F">
                <wp:simplePos x="0" y="0"/>
                <wp:positionH relativeFrom="column">
                  <wp:posOffset>947057</wp:posOffset>
                </wp:positionH>
                <wp:positionV relativeFrom="paragraph">
                  <wp:posOffset>141605</wp:posOffset>
                </wp:positionV>
                <wp:extent cx="0" cy="392339"/>
                <wp:effectExtent l="76200" t="0" r="57150" b="65405"/>
                <wp:wrapNone/>
                <wp:docPr id="692802642" name="Straight Arrow Connector 29"/>
                <wp:cNvGraphicFramePr/>
                <a:graphic xmlns:a="http://schemas.openxmlformats.org/drawingml/2006/main">
                  <a:graphicData uri="http://schemas.microsoft.com/office/word/2010/wordprocessingShape">
                    <wps:wsp>
                      <wps:cNvCnPr/>
                      <wps:spPr>
                        <a:xfrm>
                          <a:off x="0" y="0"/>
                          <a:ext cx="0" cy="39233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0EC984" id="Straight Arrow Connector 29" o:spid="_x0000_s1026" type="#_x0000_t32" style="position:absolute;margin-left:74.55pt;margin-top:11.15pt;width:0;height:30.9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" strokecolor="black [3200]"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75136" behindDoc="0" locked="0" layoutInCell="1" allowOverlap="1" wp14:anchorId="40EBFDDA" wp14:editId="37ABEC74">
                <wp:simplePos x="0" y="0"/>
                <wp:positionH relativeFrom="column">
                  <wp:posOffset>947057</wp:posOffset>
                </wp:positionH>
                <wp:positionV relativeFrom="paragraph">
                  <wp:posOffset>141605</wp:posOffset>
                </wp:positionV>
                <wp:extent cx="3635557" cy="454"/>
                <wp:effectExtent l="0" t="0" r="0" b="0"/>
                <wp:wrapNone/>
                <wp:docPr id="1532443349" name="Straight Connector 28"/>
                <wp:cNvGraphicFramePr/>
                <a:graphic xmlns:a="http://schemas.openxmlformats.org/drawingml/2006/main">
                  <a:graphicData uri="http://schemas.microsoft.com/office/word/2010/wordprocessingShape">
                    <wps:wsp>
                      <wps:cNvCnPr/>
                      <wps:spPr>
                        <a:xfrm>
                          <a:off x="0" y="0"/>
                          <a:ext cx="3635557" cy="4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319A3" id="Straight Connector 28"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5pt,11.15pt" to="360.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" strokecolor="black [3200]" strokeweight="1pt">
                <v:stroke joinstyle="miter"/>
              </v:line>
            </w:pict>
          </mc:Fallback>
        </mc:AlternateContent>
      </w:r>
      <w:r w:rsidR="00C80A16">
        <w:rPr>
          <w:sz w:val="28"/>
          <w:szCs w:val="28"/>
          <w:lang w:val="en-US"/>
        </w:rPr>
        <w:t xml:space="preserve">                               </w:t>
      </w:r>
    </w:p>
    <w:p w14:paraId="6051CE39" w14:textId="0A78E871" w:rsidR="00E92E6A" w:rsidRDefault="00AF19BE" w:rsidP="00F340F1">
      <w:pPr>
        <w:rPr>
          <w:b/>
          <w:bCs/>
          <w:sz w:val="28"/>
          <w:szCs w:val="28"/>
          <w:lang w:val="en-US"/>
        </w:rPr>
      </w:pPr>
      <w:r>
        <w:rPr>
          <w:b/>
          <w:bCs/>
          <w:sz w:val="28"/>
          <w:szCs w:val="28"/>
          <w:lang w:val="en-US"/>
        </w:rPr>
        <w:t xml:space="preserve">                    </w:t>
      </w:r>
    </w:p>
    <w:p w14:paraId="59E1328F" w14:textId="65556815" w:rsidR="00E92E6A" w:rsidRDefault="00AF19BE" w:rsidP="00F340F1">
      <w:pPr>
        <w:rPr>
          <w:b/>
          <w:bCs/>
          <w:sz w:val="28"/>
          <w:szCs w:val="28"/>
          <w:lang w:val="en-US"/>
        </w:rPr>
      </w:pPr>
      <w:r>
        <w:rPr>
          <w:b/>
          <w:bCs/>
          <w:sz w:val="28"/>
          <w:szCs w:val="28"/>
          <w:lang w:val="en-US"/>
        </w:rPr>
        <w:t xml:space="preserve">  DISCRETE RANDOM VARIABLE                              CONTINUOUS RANDOM VARIABLE</w:t>
      </w:r>
    </w:p>
    <w:p w14:paraId="318F4547" w14:textId="5DAC2EF6" w:rsidR="00E92E6A" w:rsidRDefault="00AF19BE" w:rsidP="00F340F1">
      <w:pPr>
        <w:rPr>
          <w:sz w:val="28"/>
          <w:szCs w:val="28"/>
          <w:lang w:val="en-US"/>
        </w:rPr>
      </w:pPr>
      <w:r>
        <w:rPr>
          <w:b/>
          <w:bCs/>
          <w:sz w:val="28"/>
          <w:szCs w:val="28"/>
          <w:lang w:val="en-US"/>
        </w:rPr>
        <w:t xml:space="preserve">  *</w:t>
      </w:r>
      <w:r w:rsidRPr="00AF19BE">
        <w:rPr>
          <w:sz w:val="28"/>
          <w:szCs w:val="28"/>
          <w:lang w:val="en-US"/>
        </w:rPr>
        <w:t>Which takes only the integer values</w:t>
      </w:r>
      <w:r>
        <w:rPr>
          <w:sz w:val="28"/>
          <w:szCs w:val="28"/>
          <w:lang w:val="en-US"/>
        </w:rPr>
        <w:t xml:space="preserve">                     *which takes all the possible values</w:t>
      </w:r>
    </w:p>
    <w:p w14:paraId="5AD02C47" w14:textId="12060612" w:rsidR="00AF19BE" w:rsidRDefault="00AF19BE" w:rsidP="00F340F1">
      <w:pPr>
        <w:rPr>
          <w:sz w:val="28"/>
          <w:szCs w:val="28"/>
          <w:lang w:val="en-US"/>
        </w:rPr>
      </w:pPr>
      <w:r>
        <w:rPr>
          <w:sz w:val="28"/>
          <w:szCs w:val="28"/>
          <w:lang w:val="en-US"/>
        </w:rPr>
        <w:t xml:space="preserve"> EX: No. of children                                                            EX: Age; Weights, Heights</w:t>
      </w:r>
    </w:p>
    <w:p w14:paraId="4A937EE7" w14:textId="76B8FD2D" w:rsidR="00AF19BE" w:rsidRDefault="00AF19BE" w:rsidP="00F340F1">
      <w:pPr>
        <w:rPr>
          <w:sz w:val="28"/>
          <w:szCs w:val="28"/>
          <w:lang w:val="en-US"/>
        </w:rPr>
      </w:pPr>
      <w:r>
        <w:rPr>
          <w:sz w:val="28"/>
          <w:szCs w:val="28"/>
          <w:lang w:val="en-US"/>
        </w:rPr>
        <w:t xml:space="preserve">        No. of benches</w:t>
      </w:r>
    </w:p>
    <w:p w14:paraId="68E08821" w14:textId="77777777" w:rsidR="00AF19BE" w:rsidRDefault="00AF19BE" w:rsidP="00F340F1">
      <w:pPr>
        <w:rPr>
          <w:sz w:val="28"/>
          <w:szCs w:val="28"/>
          <w:lang w:val="en-US"/>
        </w:rPr>
      </w:pPr>
    </w:p>
    <w:p w14:paraId="2A8EF125" w14:textId="55547139" w:rsidR="00AF19BE" w:rsidRPr="00AF19BE" w:rsidRDefault="00276B36" w:rsidP="00F340F1">
      <w:pPr>
        <w:rPr>
          <w:b/>
          <w:bCs/>
          <w:sz w:val="28"/>
          <w:szCs w:val="28"/>
          <w:lang w:val="en-US"/>
        </w:rPr>
      </w:pPr>
      <w:r>
        <w:rPr>
          <w:b/>
          <w:bCs/>
          <w:noProof/>
          <w:sz w:val="28"/>
          <w:szCs w:val="28"/>
          <w:lang w:val="en-US"/>
        </w:rPr>
        <mc:AlternateContent>
          <mc:Choice Requires="wps">
            <w:drawing>
              <wp:anchor distT="0" distB="0" distL="114300" distR="114300" simplePos="0" relativeHeight="251679232" behindDoc="0" locked="0" layoutInCell="1" allowOverlap="1" wp14:anchorId="238882A2" wp14:editId="6606023D">
                <wp:simplePos x="0" y="0"/>
                <wp:positionH relativeFrom="column">
                  <wp:posOffset>2411185</wp:posOffset>
                </wp:positionH>
                <wp:positionV relativeFrom="paragraph">
                  <wp:posOffset>251460</wp:posOffset>
                </wp:positionV>
                <wp:extent cx="2367643" cy="141514"/>
                <wp:effectExtent l="0" t="0" r="71120" b="87630"/>
                <wp:wrapNone/>
                <wp:docPr id="1256310244" name="Straight Arrow Connector 32"/>
                <wp:cNvGraphicFramePr/>
                <a:graphic xmlns:a="http://schemas.openxmlformats.org/drawingml/2006/main">
                  <a:graphicData uri="http://schemas.microsoft.com/office/word/2010/wordprocessingShape">
                    <wps:wsp>
                      <wps:cNvCnPr/>
                      <wps:spPr>
                        <a:xfrm>
                          <a:off x="0" y="0"/>
                          <a:ext cx="2367643" cy="1415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E2C72A9" id="Straight Arrow Connector 32" o:spid="_x0000_s1026" type="#_x0000_t32" style="position:absolute;margin-left:189.85pt;margin-top:19.8pt;width:186.45pt;height:11.15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" strokecolor="black [3200]" strokeweight="1pt">
                <v:stroke endarrow="block" joinstyle="miter"/>
              </v:shape>
            </w:pict>
          </mc:Fallback>
        </mc:AlternateContent>
      </w:r>
      <w:r w:rsidR="00AF19BE">
        <w:rPr>
          <w:b/>
          <w:bCs/>
          <w:noProof/>
          <w:sz w:val="28"/>
          <w:szCs w:val="28"/>
          <w:lang w:val="en-US"/>
        </w:rPr>
        <mc:AlternateContent>
          <mc:Choice Requires="wps">
            <w:drawing>
              <wp:anchor distT="0" distB="0" distL="114300" distR="114300" simplePos="0" relativeHeight="251678208" behindDoc="0" locked="0" layoutInCell="1" allowOverlap="1" wp14:anchorId="5F9E581E" wp14:editId="163DB980">
                <wp:simplePos x="0" y="0"/>
                <wp:positionH relativeFrom="column">
                  <wp:posOffset>707571</wp:posOffset>
                </wp:positionH>
                <wp:positionV relativeFrom="paragraph">
                  <wp:posOffset>251460</wp:posOffset>
                </wp:positionV>
                <wp:extent cx="1703615" cy="223157"/>
                <wp:effectExtent l="38100" t="0" r="11430" b="81915"/>
                <wp:wrapNone/>
                <wp:docPr id="2043636760" name="Straight Arrow Connector 31"/>
                <wp:cNvGraphicFramePr/>
                <a:graphic xmlns:a="http://schemas.openxmlformats.org/drawingml/2006/main">
                  <a:graphicData uri="http://schemas.microsoft.com/office/word/2010/wordprocessingShape">
                    <wps:wsp>
                      <wps:cNvCnPr/>
                      <wps:spPr>
                        <a:xfrm flipH="1">
                          <a:off x="0" y="0"/>
                          <a:ext cx="1703615" cy="2231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D98C46" id="Straight Arrow Connector 31" o:spid="_x0000_s1026" type="#_x0000_t32" style="position:absolute;margin-left:55.7pt;margin-top:19.8pt;width:134.15pt;height:17.55pt;flip:x;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" strokecolor="black [3200]" strokeweight="1pt">
                <v:stroke endarrow="block" joinstyle="miter"/>
              </v:shape>
            </w:pict>
          </mc:Fallback>
        </mc:AlternateContent>
      </w:r>
      <w:r w:rsidR="00AF19BE">
        <w:rPr>
          <w:b/>
          <w:bCs/>
          <w:sz w:val="28"/>
          <w:szCs w:val="28"/>
          <w:lang w:val="en-US"/>
        </w:rPr>
        <w:t xml:space="preserve">                                     </w:t>
      </w:r>
      <w:r w:rsidR="00AF19BE" w:rsidRPr="00AF19BE">
        <w:rPr>
          <w:b/>
          <w:bCs/>
          <w:sz w:val="28"/>
          <w:szCs w:val="28"/>
          <w:lang w:val="en-US"/>
        </w:rPr>
        <w:t>PROBABILITY DISTRIBUTION FUNCTION:</w:t>
      </w:r>
    </w:p>
    <w:p w14:paraId="1656D4CF" w14:textId="0A7771CC" w:rsidR="00E92E6A" w:rsidRDefault="00276B36" w:rsidP="00F340F1">
      <w:pPr>
        <w:rPr>
          <w:b/>
          <w:bCs/>
          <w:sz w:val="28"/>
          <w:szCs w:val="28"/>
          <w:lang w:val="en-US"/>
        </w:rPr>
      </w:pPr>
      <w:r>
        <w:rPr>
          <w:b/>
          <w:bCs/>
          <w:sz w:val="28"/>
          <w:szCs w:val="28"/>
          <w:lang w:val="en-US"/>
        </w:rPr>
        <w:t xml:space="preserve">          </w:t>
      </w:r>
    </w:p>
    <w:p w14:paraId="563C7BDD" w14:textId="0178F9E3" w:rsidR="00276B36" w:rsidRPr="00276B36" w:rsidRDefault="00276B36" w:rsidP="00F340F1">
      <w:pPr>
        <w:rPr>
          <w:sz w:val="28"/>
          <w:szCs w:val="28"/>
          <w:lang w:val="en-US"/>
        </w:rPr>
      </w:pPr>
      <w:r w:rsidRPr="00276B36">
        <w:rPr>
          <w:sz w:val="28"/>
          <w:szCs w:val="28"/>
          <w:lang w:val="en-US"/>
        </w:rPr>
        <w:t xml:space="preserve">      </w:t>
      </w:r>
      <w:r>
        <w:rPr>
          <w:sz w:val="28"/>
          <w:szCs w:val="28"/>
          <w:lang w:val="en-US"/>
        </w:rPr>
        <w:t>*</w:t>
      </w:r>
      <w:r w:rsidRPr="00276B36">
        <w:rPr>
          <w:sz w:val="28"/>
          <w:szCs w:val="28"/>
          <w:lang w:val="en-US"/>
        </w:rPr>
        <w:t xml:space="preserve">  P(X=x)</w:t>
      </w:r>
      <w:r>
        <w:rPr>
          <w:sz w:val="28"/>
          <w:szCs w:val="28"/>
          <w:lang w:val="en-US"/>
        </w:rPr>
        <w:t xml:space="preserve">                                                                                   * f(x) </w:t>
      </w:r>
    </w:p>
    <w:p w14:paraId="3665A5A0" w14:textId="23576237" w:rsidR="00276B36" w:rsidRDefault="00276B36">
      <w:r w:rsidRPr="00276B36">
        <w:rPr>
          <w:sz w:val="28"/>
          <w:szCs w:val="28"/>
          <w:lang w:val="en-US"/>
        </w:rPr>
        <w:t xml:space="preserve">      </w:t>
      </w:r>
      <w:r>
        <w:rPr>
          <w:sz w:val="28"/>
          <w:szCs w:val="28"/>
          <w:lang w:val="en-US"/>
        </w:rPr>
        <w:t xml:space="preserve">*  </w:t>
      </w:r>
      <w:r w:rsidRPr="00276B36">
        <w:rPr>
          <w:rFonts w:cstheme="minorHAnsi"/>
          <w:sz w:val="28"/>
          <w:szCs w:val="28"/>
          <w:lang w:val="en-US"/>
        </w:rPr>
        <w:t>∑P(X=x</w:t>
      </w:r>
      <w:r w:rsidRPr="00276B36">
        <w:rPr>
          <w:rFonts w:cstheme="minorHAnsi"/>
          <w:sz w:val="28"/>
          <w:szCs w:val="28"/>
          <w:vertAlign w:val="subscript"/>
          <w:lang w:val="en-US"/>
        </w:rPr>
        <w:t>i</w:t>
      </w:r>
      <w:r w:rsidRPr="00276B36">
        <w:rPr>
          <w:rFonts w:cstheme="minorHAnsi"/>
          <w:sz w:val="28"/>
          <w:szCs w:val="28"/>
          <w:lang w:val="en-US"/>
        </w:rPr>
        <w:t>)=1</w:t>
      </w:r>
      <w:r>
        <w:rPr>
          <w:rFonts w:cstheme="minorHAnsi"/>
          <w:sz w:val="28"/>
          <w:szCs w:val="28"/>
          <w:lang w:val="en-US"/>
        </w:rPr>
        <w:t xml:space="preserve">                                                                            * </w:t>
      </w:r>
    </w:p>
    <w:p w14:paraId="349B1CEF" w14:textId="748FA98A" w:rsidR="00276B36" w:rsidRPr="00276B36" w:rsidRDefault="00276B36" w:rsidP="00F340F1">
      <w:pPr>
        <w:rPr>
          <w:sz w:val="28"/>
          <w:szCs w:val="28"/>
          <w:vertAlign w:val="subscript"/>
          <w:lang w:val="en-US"/>
        </w:rPr>
      </w:pPr>
    </w:p>
    <w:sectPr w:rsidR="00276B36" w:rsidRPr="00276B36" w:rsidSect="00C032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1.15pt;height:11.15pt" o:bullet="t">
        <v:imagedata r:id="rId1" o:title="mso3134"/>
      </v:shape>
    </w:pict>
  </w:numPicBullet>
  <w:abstractNum w:abstractNumId="0" w15:restartNumberingAfterBreak="0">
    <w:nsid w:val="03E33B46"/>
    <w:multiLevelType w:val="hybridMultilevel"/>
    <w:tmpl w:val="48F2FBDA"/>
    <w:lvl w:ilvl="0" w:tplc="40090009">
      <w:start w:val="1"/>
      <w:numFmt w:val="bullet"/>
      <w:lvlText w:val=""/>
      <w:lvlJc w:val="left"/>
      <w:pPr>
        <w:ind w:left="1884" w:hanging="360"/>
      </w:pPr>
      <w:rPr>
        <w:rFonts w:ascii="Wingdings" w:hAnsi="Wingdings"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1" w15:restartNumberingAfterBreak="0">
    <w:nsid w:val="04EC754A"/>
    <w:multiLevelType w:val="hybridMultilevel"/>
    <w:tmpl w:val="C0F03F8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9524A1"/>
    <w:multiLevelType w:val="hybridMultilevel"/>
    <w:tmpl w:val="B584158A"/>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3" w15:restartNumberingAfterBreak="0">
    <w:nsid w:val="0AD12D27"/>
    <w:multiLevelType w:val="hybridMultilevel"/>
    <w:tmpl w:val="7EBA186C"/>
    <w:lvl w:ilvl="0" w:tplc="3C8898F0">
      <w:start w:val="1"/>
      <w:numFmt w:val="bullet"/>
      <w:lvlText w:val=""/>
      <w:lvlJc w:val="left"/>
      <w:pPr>
        <w:ind w:left="720" w:hanging="360"/>
      </w:pPr>
      <w:rPr>
        <w:rFonts w:ascii="Wingdings" w:hAnsi="Wingdings" w:hint="default"/>
        <w:sz w:val="32"/>
        <w:szCs w:val="32"/>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1B7965"/>
    <w:multiLevelType w:val="hybridMultilevel"/>
    <w:tmpl w:val="D95062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1015E9"/>
    <w:multiLevelType w:val="hybridMultilevel"/>
    <w:tmpl w:val="5C521BFA"/>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 w15:restartNumberingAfterBreak="0">
    <w:nsid w:val="0F9B4D81"/>
    <w:multiLevelType w:val="hybridMultilevel"/>
    <w:tmpl w:val="2404FE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87503C"/>
    <w:multiLevelType w:val="hybridMultilevel"/>
    <w:tmpl w:val="95D822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EB334B"/>
    <w:multiLevelType w:val="hybridMultilevel"/>
    <w:tmpl w:val="17B2529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1052438"/>
    <w:multiLevelType w:val="hybridMultilevel"/>
    <w:tmpl w:val="3EA483A2"/>
    <w:lvl w:ilvl="0" w:tplc="4009000B">
      <w:start w:val="1"/>
      <w:numFmt w:val="bullet"/>
      <w:lvlText w:val=""/>
      <w:lvlJc w:val="left"/>
      <w:pPr>
        <w:ind w:left="1668" w:hanging="360"/>
      </w:pPr>
      <w:rPr>
        <w:rFonts w:ascii="Wingdings" w:hAnsi="Wingdings"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10" w15:restartNumberingAfterBreak="0">
    <w:nsid w:val="11FA5D59"/>
    <w:multiLevelType w:val="hybridMultilevel"/>
    <w:tmpl w:val="F266BB54"/>
    <w:lvl w:ilvl="0" w:tplc="4009000B">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11" w15:restartNumberingAfterBreak="0">
    <w:nsid w:val="12347B80"/>
    <w:multiLevelType w:val="hybridMultilevel"/>
    <w:tmpl w:val="94A050EC"/>
    <w:lvl w:ilvl="0" w:tplc="4009001B">
      <w:start w:val="1"/>
      <w:numFmt w:val="lowerRoman"/>
      <w:lvlText w:val="%1."/>
      <w:lvlJc w:val="righ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12" w15:restartNumberingAfterBreak="0">
    <w:nsid w:val="1C244CD3"/>
    <w:multiLevelType w:val="hybridMultilevel"/>
    <w:tmpl w:val="217A9844"/>
    <w:lvl w:ilvl="0" w:tplc="4009001B">
      <w:start w:val="1"/>
      <w:numFmt w:val="lowerRoman"/>
      <w:lvlText w:val="%1."/>
      <w:lvlJc w:val="right"/>
      <w:pPr>
        <w:ind w:left="2088" w:hanging="360"/>
      </w:pPr>
    </w:lvl>
    <w:lvl w:ilvl="1" w:tplc="40090019" w:tentative="1">
      <w:start w:val="1"/>
      <w:numFmt w:val="lowerLetter"/>
      <w:lvlText w:val="%2."/>
      <w:lvlJc w:val="left"/>
      <w:pPr>
        <w:ind w:left="2808" w:hanging="360"/>
      </w:pPr>
    </w:lvl>
    <w:lvl w:ilvl="2" w:tplc="4009001B" w:tentative="1">
      <w:start w:val="1"/>
      <w:numFmt w:val="lowerRoman"/>
      <w:lvlText w:val="%3."/>
      <w:lvlJc w:val="right"/>
      <w:pPr>
        <w:ind w:left="3528" w:hanging="180"/>
      </w:pPr>
    </w:lvl>
    <w:lvl w:ilvl="3" w:tplc="4009000F" w:tentative="1">
      <w:start w:val="1"/>
      <w:numFmt w:val="decimal"/>
      <w:lvlText w:val="%4."/>
      <w:lvlJc w:val="left"/>
      <w:pPr>
        <w:ind w:left="4248" w:hanging="360"/>
      </w:pPr>
    </w:lvl>
    <w:lvl w:ilvl="4" w:tplc="40090019" w:tentative="1">
      <w:start w:val="1"/>
      <w:numFmt w:val="lowerLetter"/>
      <w:lvlText w:val="%5."/>
      <w:lvlJc w:val="left"/>
      <w:pPr>
        <w:ind w:left="4968" w:hanging="360"/>
      </w:pPr>
    </w:lvl>
    <w:lvl w:ilvl="5" w:tplc="4009001B" w:tentative="1">
      <w:start w:val="1"/>
      <w:numFmt w:val="lowerRoman"/>
      <w:lvlText w:val="%6."/>
      <w:lvlJc w:val="right"/>
      <w:pPr>
        <w:ind w:left="5688" w:hanging="180"/>
      </w:pPr>
    </w:lvl>
    <w:lvl w:ilvl="6" w:tplc="4009000F" w:tentative="1">
      <w:start w:val="1"/>
      <w:numFmt w:val="decimal"/>
      <w:lvlText w:val="%7."/>
      <w:lvlJc w:val="left"/>
      <w:pPr>
        <w:ind w:left="6408" w:hanging="360"/>
      </w:pPr>
    </w:lvl>
    <w:lvl w:ilvl="7" w:tplc="40090019" w:tentative="1">
      <w:start w:val="1"/>
      <w:numFmt w:val="lowerLetter"/>
      <w:lvlText w:val="%8."/>
      <w:lvlJc w:val="left"/>
      <w:pPr>
        <w:ind w:left="7128" w:hanging="360"/>
      </w:pPr>
    </w:lvl>
    <w:lvl w:ilvl="8" w:tplc="4009001B" w:tentative="1">
      <w:start w:val="1"/>
      <w:numFmt w:val="lowerRoman"/>
      <w:lvlText w:val="%9."/>
      <w:lvlJc w:val="right"/>
      <w:pPr>
        <w:ind w:left="7848" w:hanging="180"/>
      </w:pPr>
    </w:lvl>
  </w:abstractNum>
  <w:abstractNum w:abstractNumId="13" w15:restartNumberingAfterBreak="0">
    <w:nsid w:val="1F2E5B4D"/>
    <w:multiLevelType w:val="hybridMultilevel"/>
    <w:tmpl w:val="A73C5AB2"/>
    <w:lvl w:ilvl="0" w:tplc="4009001B">
      <w:start w:val="1"/>
      <w:numFmt w:val="lowerRoman"/>
      <w:lvlText w:val="%1."/>
      <w:lvlJc w:val="righ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 w15:restartNumberingAfterBreak="0">
    <w:nsid w:val="2110108A"/>
    <w:multiLevelType w:val="hybridMultilevel"/>
    <w:tmpl w:val="F8BE4794"/>
    <w:lvl w:ilvl="0" w:tplc="562E890A">
      <w:start w:val="1"/>
      <w:numFmt w:val="lowerRoman"/>
      <w:lvlText w:val="%1."/>
      <w:lvlJc w:val="righ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21AF7247"/>
    <w:multiLevelType w:val="hybridMultilevel"/>
    <w:tmpl w:val="A23E9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484AE4"/>
    <w:multiLevelType w:val="hybridMultilevel"/>
    <w:tmpl w:val="AFB06C62"/>
    <w:lvl w:ilvl="0" w:tplc="4009000F">
      <w:start w:val="1"/>
      <w:numFmt w:val="decimal"/>
      <w:lvlText w:val="%1."/>
      <w:lvlJc w:val="left"/>
      <w:pPr>
        <w:ind w:left="3000" w:hanging="360"/>
      </w:p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7" w15:restartNumberingAfterBreak="0">
    <w:nsid w:val="25F1528D"/>
    <w:multiLevelType w:val="hybridMultilevel"/>
    <w:tmpl w:val="903A7D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E47F65"/>
    <w:multiLevelType w:val="hybridMultilevel"/>
    <w:tmpl w:val="E104D9CE"/>
    <w:lvl w:ilvl="0" w:tplc="DA56D3FC">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9" w15:restartNumberingAfterBreak="0">
    <w:nsid w:val="321E5C8D"/>
    <w:multiLevelType w:val="hybridMultilevel"/>
    <w:tmpl w:val="AD3EA0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3E1F7F"/>
    <w:multiLevelType w:val="hybridMultilevel"/>
    <w:tmpl w:val="1828097E"/>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357910C4"/>
    <w:multiLevelType w:val="hybridMultilevel"/>
    <w:tmpl w:val="BF1635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FE2012"/>
    <w:multiLevelType w:val="hybridMultilevel"/>
    <w:tmpl w:val="7BC82A0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3B793F3C"/>
    <w:multiLevelType w:val="hybridMultilevel"/>
    <w:tmpl w:val="0B2277A2"/>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24" w15:restartNumberingAfterBreak="0">
    <w:nsid w:val="417D0D32"/>
    <w:multiLevelType w:val="hybridMultilevel"/>
    <w:tmpl w:val="DCEA7EAC"/>
    <w:lvl w:ilvl="0" w:tplc="4009001B">
      <w:start w:val="1"/>
      <w:numFmt w:val="lowerRoman"/>
      <w:lvlText w:val="%1."/>
      <w:lvlJc w:val="righ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5" w15:restartNumberingAfterBreak="0">
    <w:nsid w:val="417F7535"/>
    <w:multiLevelType w:val="hybridMultilevel"/>
    <w:tmpl w:val="85F23F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3FC6EF0"/>
    <w:multiLevelType w:val="hybridMultilevel"/>
    <w:tmpl w:val="9E9690C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44B17473"/>
    <w:multiLevelType w:val="hybridMultilevel"/>
    <w:tmpl w:val="E6A26716"/>
    <w:lvl w:ilvl="0" w:tplc="4009001B">
      <w:start w:val="1"/>
      <w:numFmt w:val="low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8" w15:restartNumberingAfterBreak="0">
    <w:nsid w:val="459F3462"/>
    <w:multiLevelType w:val="hybridMultilevel"/>
    <w:tmpl w:val="A50C6EFC"/>
    <w:lvl w:ilvl="0" w:tplc="40090003">
      <w:start w:val="1"/>
      <w:numFmt w:val="bullet"/>
      <w:lvlText w:val="o"/>
      <w:lvlJc w:val="left"/>
      <w:pPr>
        <w:ind w:left="1046" w:hanging="360"/>
      </w:pPr>
      <w:rPr>
        <w:rFonts w:ascii="Courier New" w:hAnsi="Courier New" w:cs="Courier New" w:hint="default"/>
      </w:rPr>
    </w:lvl>
    <w:lvl w:ilvl="1" w:tplc="40090003" w:tentative="1">
      <w:start w:val="1"/>
      <w:numFmt w:val="bullet"/>
      <w:lvlText w:val="o"/>
      <w:lvlJc w:val="left"/>
      <w:pPr>
        <w:ind w:left="1766" w:hanging="360"/>
      </w:pPr>
      <w:rPr>
        <w:rFonts w:ascii="Courier New" w:hAnsi="Courier New" w:cs="Courier New" w:hint="default"/>
      </w:rPr>
    </w:lvl>
    <w:lvl w:ilvl="2" w:tplc="40090005" w:tentative="1">
      <w:start w:val="1"/>
      <w:numFmt w:val="bullet"/>
      <w:lvlText w:val=""/>
      <w:lvlJc w:val="left"/>
      <w:pPr>
        <w:ind w:left="2486" w:hanging="360"/>
      </w:pPr>
      <w:rPr>
        <w:rFonts w:ascii="Wingdings" w:hAnsi="Wingdings" w:hint="default"/>
      </w:rPr>
    </w:lvl>
    <w:lvl w:ilvl="3" w:tplc="40090001" w:tentative="1">
      <w:start w:val="1"/>
      <w:numFmt w:val="bullet"/>
      <w:lvlText w:val=""/>
      <w:lvlJc w:val="left"/>
      <w:pPr>
        <w:ind w:left="3206" w:hanging="360"/>
      </w:pPr>
      <w:rPr>
        <w:rFonts w:ascii="Symbol" w:hAnsi="Symbol" w:hint="default"/>
      </w:rPr>
    </w:lvl>
    <w:lvl w:ilvl="4" w:tplc="40090003" w:tentative="1">
      <w:start w:val="1"/>
      <w:numFmt w:val="bullet"/>
      <w:lvlText w:val="o"/>
      <w:lvlJc w:val="left"/>
      <w:pPr>
        <w:ind w:left="3926" w:hanging="360"/>
      </w:pPr>
      <w:rPr>
        <w:rFonts w:ascii="Courier New" w:hAnsi="Courier New" w:cs="Courier New" w:hint="default"/>
      </w:rPr>
    </w:lvl>
    <w:lvl w:ilvl="5" w:tplc="40090005" w:tentative="1">
      <w:start w:val="1"/>
      <w:numFmt w:val="bullet"/>
      <w:lvlText w:val=""/>
      <w:lvlJc w:val="left"/>
      <w:pPr>
        <w:ind w:left="4646" w:hanging="360"/>
      </w:pPr>
      <w:rPr>
        <w:rFonts w:ascii="Wingdings" w:hAnsi="Wingdings" w:hint="default"/>
      </w:rPr>
    </w:lvl>
    <w:lvl w:ilvl="6" w:tplc="40090001" w:tentative="1">
      <w:start w:val="1"/>
      <w:numFmt w:val="bullet"/>
      <w:lvlText w:val=""/>
      <w:lvlJc w:val="left"/>
      <w:pPr>
        <w:ind w:left="5366" w:hanging="360"/>
      </w:pPr>
      <w:rPr>
        <w:rFonts w:ascii="Symbol" w:hAnsi="Symbol" w:hint="default"/>
      </w:rPr>
    </w:lvl>
    <w:lvl w:ilvl="7" w:tplc="40090003" w:tentative="1">
      <w:start w:val="1"/>
      <w:numFmt w:val="bullet"/>
      <w:lvlText w:val="o"/>
      <w:lvlJc w:val="left"/>
      <w:pPr>
        <w:ind w:left="6086" w:hanging="360"/>
      </w:pPr>
      <w:rPr>
        <w:rFonts w:ascii="Courier New" w:hAnsi="Courier New" w:cs="Courier New" w:hint="default"/>
      </w:rPr>
    </w:lvl>
    <w:lvl w:ilvl="8" w:tplc="40090005" w:tentative="1">
      <w:start w:val="1"/>
      <w:numFmt w:val="bullet"/>
      <w:lvlText w:val=""/>
      <w:lvlJc w:val="left"/>
      <w:pPr>
        <w:ind w:left="6806" w:hanging="360"/>
      </w:pPr>
      <w:rPr>
        <w:rFonts w:ascii="Wingdings" w:hAnsi="Wingdings" w:hint="default"/>
      </w:rPr>
    </w:lvl>
  </w:abstractNum>
  <w:abstractNum w:abstractNumId="29" w15:restartNumberingAfterBreak="0">
    <w:nsid w:val="4F967128"/>
    <w:multiLevelType w:val="hybridMultilevel"/>
    <w:tmpl w:val="D646CFE6"/>
    <w:lvl w:ilvl="0" w:tplc="40090009">
      <w:start w:val="1"/>
      <w:numFmt w:val="bullet"/>
      <w:lvlText w:val=""/>
      <w:lvlJc w:val="left"/>
      <w:pPr>
        <w:ind w:left="1514" w:hanging="360"/>
      </w:pPr>
      <w:rPr>
        <w:rFonts w:ascii="Wingdings" w:hAnsi="Wingdings"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0" w15:restartNumberingAfterBreak="0">
    <w:nsid w:val="5B6A4ADE"/>
    <w:multiLevelType w:val="hybridMultilevel"/>
    <w:tmpl w:val="B074C19E"/>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31" w15:restartNumberingAfterBreak="0">
    <w:nsid w:val="5E454126"/>
    <w:multiLevelType w:val="hybridMultilevel"/>
    <w:tmpl w:val="2DDCD234"/>
    <w:lvl w:ilvl="0" w:tplc="4009000D">
      <w:start w:val="1"/>
      <w:numFmt w:val="bullet"/>
      <w:lvlText w:val=""/>
      <w:lvlJc w:val="left"/>
      <w:pPr>
        <w:ind w:left="1855" w:hanging="360"/>
      </w:pPr>
      <w:rPr>
        <w:rFonts w:ascii="Wingdings" w:hAnsi="Wingdings"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32" w15:restartNumberingAfterBreak="0">
    <w:nsid w:val="625938DD"/>
    <w:multiLevelType w:val="hybridMultilevel"/>
    <w:tmpl w:val="74ECF1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DB61FB"/>
    <w:multiLevelType w:val="hybridMultilevel"/>
    <w:tmpl w:val="B09E1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88366F"/>
    <w:multiLevelType w:val="hybridMultilevel"/>
    <w:tmpl w:val="03F2C012"/>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5" w15:restartNumberingAfterBreak="0">
    <w:nsid w:val="6B2232DB"/>
    <w:multiLevelType w:val="hybridMultilevel"/>
    <w:tmpl w:val="65667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764BE1"/>
    <w:multiLevelType w:val="hybridMultilevel"/>
    <w:tmpl w:val="7A44F900"/>
    <w:lvl w:ilvl="0" w:tplc="40090009">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37" w15:restartNumberingAfterBreak="0">
    <w:nsid w:val="6CCE6C68"/>
    <w:multiLevelType w:val="hybridMultilevel"/>
    <w:tmpl w:val="31A6F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F834A1F"/>
    <w:multiLevelType w:val="hybridMultilevel"/>
    <w:tmpl w:val="A6663D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0954DC"/>
    <w:multiLevelType w:val="hybridMultilevel"/>
    <w:tmpl w:val="863407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472998"/>
    <w:multiLevelType w:val="hybridMultilevel"/>
    <w:tmpl w:val="B17A05C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89D011C"/>
    <w:multiLevelType w:val="hybridMultilevel"/>
    <w:tmpl w:val="737A91A2"/>
    <w:lvl w:ilvl="0" w:tplc="4009001B">
      <w:start w:val="1"/>
      <w:numFmt w:val="lowerRoman"/>
      <w:lvlText w:val="%1."/>
      <w:lvlJc w:val="right"/>
      <w:pPr>
        <w:ind w:left="849" w:hanging="360"/>
      </w:p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42" w15:restartNumberingAfterBreak="0">
    <w:nsid w:val="7A667993"/>
    <w:multiLevelType w:val="hybridMultilevel"/>
    <w:tmpl w:val="EE1C6CFC"/>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43" w15:restartNumberingAfterBreak="0">
    <w:nsid w:val="7C7603A1"/>
    <w:multiLevelType w:val="hybridMultilevel"/>
    <w:tmpl w:val="C38E9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313DE1"/>
    <w:multiLevelType w:val="hybridMultilevel"/>
    <w:tmpl w:val="51B054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FEB3053"/>
    <w:multiLevelType w:val="hybridMultilevel"/>
    <w:tmpl w:val="E1EA5530"/>
    <w:lvl w:ilvl="0" w:tplc="40090009">
      <w:start w:val="1"/>
      <w:numFmt w:val="bullet"/>
      <w:lvlText w:val=""/>
      <w:lvlJc w:val="left"/>
      <w:pPr>
        <w:ind w:left="1164" w:hanging="360"/>
      </w:pPr>
      <w:rPr>
        <w:rFonts w:ascii="Wingdings" w:hAnsi="Wingdings"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num w:numId="1" w16cid:durableId="1185442206">
    <w:abstractNumId w:val="16"/>
  </w:num>
  <w:num w:numId="2" w16cid:durableId="787578070">
    <w:abstractNumId w:val="44"/>
  </w:num>
  <w:num w:numId="3" w16cid:durableId="1666666297">
    <w:abstractNumId w:val="2"/>
  </w:num>
  <w:num w:numId="4" w16cid:durableId="760489769">
    <w:abstractNumId w:val="9"/>
  </w:num>
  <w:num w:numId="5" w16cid:durableId="1601601391">
    <w:abstractNumId w:val="12"/>
  </w:num>
  <w:num w:numId="6" w16cid:durableId="889918952">
    <w:abstractNumId w:val="13"/>
  </w:num>
  <w:num w:numId="7" w16cid:durableId="1287813155">
    <w:abstractNumId w:val="19"/>
  </w:num>
  <w:num w:numId="8" w16cid:durableId="1086465524">
    <w:abstractNumId w:val="27"/>
  </w:num>
  <w:num w:numId="9" w16cid:durableId="196744589">
    <w:abstractNumId w:val="18"/>
  </w:num>
  <w:num w:numId="10" w16cid:durableId="1697383456">
    <w:abstractNumId w:val="42"/>
  </w:num>
  <w:num w:numId="11" w16cid:durableId="107893648">
    <w:abstractNumId w:val="45"/>
  </w:num>
  <w:num w:numId="12" w16cid:durableId="1714885061">
    <w:abstractNumId w:val="33"/>
  </w:num>
  <w:num w:numId="13" w16cid:durableId="36048354">
    <w:abstractNumId w:val="26"/>
  </w:num>
  <w:num w:numId="14" w16cid:durableId="2000772431">
    <w:abstractNumId w:val="37"/>
  </w:num>
  <w:num w:numId="15" w16cid:durableId="1780250121">
    <w:abstractNumId w:val="1"/>
  </w:num>
  <w:num w:numId="16" w16cid:durableId="978801886">
    <w:abstractNumId w:val="15"/>
  </w:num>
  <w:num w:numId="17" w16cid:durableId="1848129303">
    <w:abstractNumId w:val="17"/>
  </w:num>
  <w:num w:numId="18" w16cid:durableId="1680499030">
    <w:abstractNumId w:val="40"/>
  </w:num>
  <w:num w:numId="19" w16cid:durableId="2145811315">
    <w:abstractNumId w:val="25"/>
  </w:num>
  <w:num w:numId="20" w16cid:durableId="825241168">
    <w:abstractNumId w:val="31"/>
  </w:num>
  <w:num w:numId="21" w16cid:durableId="2037801950">
    <w:abstractNumId w:val="5"/>
  </w:num>
  <w:num w:numId="22" w16cid:durableId="1460761594">
    <w:abstractNumId w:val="8"/>
  </w:num>
  <w:num w:numId="23" w16cid:durableId="304118822">
    <w:abstractNumId w:val="10"/>
  </w:num>
  <w:num w:numId="24" w16cid:durableId="1635140335">
    <w:abstractNumId w:val="11"/>
  </w:num>
  <w:num w:numId="25" w16cid:durableId="218631378">
    <w:abstractNumId w:val="41"/>
  </w:num>
  <w:num w:numId="26" w16cid:durableId="731467875">
    <w:abstractNumId w:val="14"/>
  </w:num>
  <w:num w:numId="27" w16cid:durableId="2025588181">
    <w:abstractNumId w:val="35"/>
  </w:num>
  <w:num w:numId="28" w16cid:durableId="169757817">
    <w:abstractNumId w:val="3"/>
  </w:num>
  <w:num w:numId="29" w16cid:durableId="1739547618">
    <w:abstractNumId w:val="6"/>
  </w:num>
  <w:num w:numId="30" w16cid:durableId="147939732">
    <w:abstractNumId w:val="22"/>
  </w:num>
  <w:num w:numId="31" w16cid:durableId="369844006">
    <w:abstractNumId w:val="7"/>
  </w:num>
  <w:num w:numId="32" w16cid:durableId="1616476213">
    <w:abstractNumId w:val="36"/>
  </w:num>
  <w:num w:numId="33" w16cid:durableId="546143766">
    <w:abstractNumId w:val="39"/>
  </w:num>
  <w:num w:numId="34" w16cid:durableId="951400483">
    <w:abstractNumId w:val="29"/>
  </w:num>
  <w:num w:numId="35" w16cid:durableId="1697150209">
    <w:abstractNumId w:val="38"/>
  </w:num>
  <w:num w:numId="36" w16cid:durableId="81489910">
    <w:abstractNumId w:val="4"/>
  </w:num>
  <w:num w:numId="37" w16cid:durableId="483590211">
    <w:abstractNumId w:val="28"/>
  </w:num>
  <w:num w:numId="38" w16cid:durableId="663246908">
    <w:abstractNumId w:val="24"/>
  </w:num>
  <w:num w:numId="39" w16cid:durableId="1606184065">
    <w:abstractNumId w:val="32"/>
  </w:num>
  <w:num w:numId="40" w16cid:durableId="1547528834">
    <w:abstractNumId w:val="23"/>
  </w:num>
  <w:num w:numId="41" w16cid:durableId="113139166">
    <w:abstractNumId w:val="30"/>
  </w:num>
  <w:num w:numId="42" w16cid:durableId="1882745205">
    <w:abstractNumId w:val="0"/>
  </w:num>
  <w:num w:numId="43" w16cid:durableId="1669400407">
    <w:abstractNumId w:val="21"/>
  </w:num>
  <w:num w:numId="44" w16cid:durableId="1850942043">
    <w:abstractNumId w:val="20"/>
  </w:num>
  <w:num w:numId="45" w16cid:durableId="903102577">
    <w:abstractNumId w:val="34"/>
  </w:num>
  <w:num w:numId="46" w16cid:durableId="4123179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01035"/>
    <w:rsid w:val="00002CB7"/>
    <w:rsid w:val="00012196"/>
    <w:rsid w:val="00017014"/>
    <w:rsid w:val="00020E64"/>
    <w:rsid w:val="00022E3C"/>
    <w:rsid w:val="0003404A"/>
    <w:rsid w:val="000369B7"/>
    <w:rsid w:val="00046D5C"/>
    <w:rsid w:val="00050506"/>
    <w:rsid w:val="00056613"/>
    <w:rsid w:val="0006109A"/>
    <w:rsid w:val="00081DB2"/>
    <w:rsid w:val="0008267A"/>
    <w:rsid w:val="000878F6"/>
    <w:rsid w:val="00093731"/>
    <w:rsid w:val="000A352F"/>
    <w:rsid w:val="000A356A"/>
    <w:rsid w:val="000A5DB6"/>
    <w:rsid w:val="000B11B9"/>
    <w:rsid w:val="000B4FC4"/>
    <w:rsid w:val="000C2607"/>
    <w:rsid w:val="000D0127"/>
    <w:rsid w:val="000D21D4"/>
    <w:rsid w:val="000D49CA"/>
    <w:rsid w:val="000D763E"/>
    <w:rsid w:val="000F404C"/>
    <w:rsid w:val="000F6E58"/>
    <w:rsid w:val="000F799B"/>
    <w:rsid w:val="00104C06"/>
    <w:rsid w:val="001111F8"/>
    <w:rsid w:val="0011679A"/>
    <w:rsid w:val="00123BA6"/>
    <w:rsid w:val="00125BB1"/>
    <w:rsid w:val="001303C2"/>
    <w:rsid w:val="00132BFF"/>
    <w:rsid w:val="00132C9C"/>
    <w:rsid w:val="00133ECD"/>
    <w:rsid w:val="001363A6"/>
    <w:rsid w:val="00152BA7"/>
    <w:rsid w:val="0016311F"/>
    <w:rsid w:val="00164EB0"/>
    <w:rsid w:val="00165DF7"/>
    <w:rsid w:val="001665E8"/>
    <w:rsid w:val="00186629"/>
    <w:rsid w:val="00197D10"/>
    <w:rsid w:val="001A3FDD"/>
    <w:rsid w:val="001A784A"/>
    <w:rsid w:val="001A7CC0"/>
    <w:rsid w:val="001B75DE"/>
    <w:rsid w:val="001C03E3"/>
    <w:rsid w:val="001C1056"/>
    <w:rsid w:val="001C45A1"/>
    <w:rsid w:val="001D0481"/>
    <w:rsid w:val="001D7C2C"/>
    <w:rsid w:val="001E73B2"/>
    <w:rsid w:val="001E74C4"/>
    <w:rsid w:val="001F1B0A"/>
    <w:rsid w:val="001F2003"/>
    <w:rsid w:val="001F33FD"/>
    <w:rsid w:val="00211F85"/>
    <w:rsid w:val="00217D55"/>
    <w:rsid w:val="00234121"/>
    <w:rsid w:val="00236AD7"/>
    <w:rsid w:val="00237E47"/>
    <w:rsid w:val="0024185F"/>
    <w:rsid w:val="002424D6"/>
    <w:rsid w:val="00242797"/>
    <w:rsid w:val="00244BAF"/>
    <w:rsid w:val="00251D59"/>
    <w:rsid w:val="0026258A"/>
    <w:rsid w:val="00266A5A"/>
    <w:rsid w:val="002678DC"/>
    <w:rsid w:val="00273940"/>
    <w:rsid w:val="00276A83"/>
    <w:rsid w:val="00276B36"/>
    <w:rsid w:val="00276EC8"/>
    <w:rsid w:val="00280972"/>
    <w:rsid w:val="00281196"/>
    <w:rsid w:val="00283B41"/>
    <w:rsid w:val="00284AFD"/>
    <w:rsid w:val="002A2EC0"/>
    <w:rsid w:val="002A77D3"/>
    <w:rsid w:val="002B0CFE"/>
    <w:rsid w:val="002B1653"/>
    <w:rsid w:val="002B42FD"/>
    <w:rsid w:val="002D0C84"/>
    <w:rsid w:val="002D7DF7"/>
    <w:rsid w:val="002F341B"/>
    <w:rsid w:val="002F4F70"/>
    <w:rsid w:val="002F5E2F"/>
    <w:rsid w:val="00302FC1"/>
    <w:rsid w:val="00315E5C"/>
    <w:rsid w:val="003312DA"/>
    <w:rsid w:val="003313E6"/>
    <w:rsid w:val="00335BD1"/>
    <w:rsid w:val="003379F4"/>
    <w:rsid w:val="0034001F"/>
    <w:rsid w:val="00340AC2"/>
    <w:rsid w:val="0034382F"/>
    <w:rsid w:val="0034479D"/>
    <w:rsid w:val="00353632"/>
    <w:rsid w:val="003559C1"/>
    <w:rsid w:val="003665D0"/>
    <w:rsid w:val="00377D11"/>
    <w:rsid w:val="00386373"/>
    <w:rsid w:val="00386595"/>
    <w:rsid w:val="003870DE"/>
    <w:rsid w:val="003A31B1"/>
    <w:rsid w:val="003A6C2C"/>
    <w:rsid w:val="003B3A98"/>
    <w:rsid w:val="003B40C4"/>
    <w:rsid w:val="003B722B"/>
    <w:rsid w:val="003C3290"/>
    <w:rsid w:val="003D17B6"/>
    <w:rsid w:val="003E3D76"/>
    <w:rsid w:val="003E4B54"/>
    <w:rsid w:val="003E6EE4"/>
    <w:rsid w:val="003F1536"/>
    <w:rsid w:val="003F3590"/>
    <w:rsid w:val="003F5800"/>
    <w:rsid w:val="00407844"/>
    <w:rsid w:val="0041653B"/>
    <w:rsid w:val="00423F6A"/>
    <w:rsid w:val="00433077"/>
    <w:rsid w:val="00433998"/>
    <w:rsid w:val="00437447"/>
    <w:rsid w:val="004467B3"/>
    <w:rsid w:val="00452FA3"/>
    <w:rsid w:val="00454445"/>
    <w:rsid w:val="00457E91"/>
    <w:rsid w:val="00460E6C"/>
    <w:rsid w:val="00477970"/>
    <w:rsid w:val="00480C7B"/>
    <w:rsid w:val="00491D45"/>
    <w:rsid w:val="00493792"/>
    <w:rsid w:val="004B1763"/>
    <w:rsid w:val="004B4E00"/>
    <w:rsid w:val="004B7F80"/>
    <w:rsid w:val="004C7C00"/>
    <w:rsid w:val="004D2650"/>
    <w:rsid w:val="004D4E3F"/>
    <w:rsid w:val="004D66FF"/>
    <w:rsid w:val="004E0C79"/>
    <w:rsid w:val="004E2517"/>
    <w:rsid w:val="004E3E6F"/>
    <w:rsid w:val="004E6497"/>
    <w:rsid w:val="004F6BCE"/>
    <w:rsid w:val="005005EA"/>
    <w:rsid w:val="00500E90"/>
    <w:rsid w:val="00505EB2"/>
    <w:rsid w:val="0050676B"/>
    <w:rsid w:val="00507B24"/>
    <w:rsid w:val="00510316"/>
    <w:rsid w:val="005143C9"/>
    <w:rsid w:val="00534313"/>
    <w:rsid w:val="005519BB"/>
    <w:rsid w:val="00552CA1"/>
    <w:rsid w:val="005555B4"/>
    <w:rsid w:val="00557E33"/>
    <w:rsid w:val="00566DE9"/>
    <w:rsid w:val="005756FE"/>
    <w:rsid w:val="00581839"/>
    <w:rsid w:val="005878F2"/>
    <w:rsid w:val="005946DD"/>
    <w:rsid w:val="005959DB"/>
    <w:rsid w:val="005A660B"/>
    <w:rsid w:val="005B4C46"/>
    <w:rsid w:val="005C5873"/>
    <w:rsid w:val="005D508C"/>
    <w:rsid w:val="005D6820"/>
    <w:rsid w:val="005E6326"/>
    <w:rsid w:val="006103DF"/>
    <w:rsid w:val="00615576"/>
    <w:rsid w:val="00617A3C"/>
    <w:rsid w:val="006204C7"/>
    <w:rsid w:val="00624521"/>
    <w:rsid w:val="006349E0"/>
    <w:rsid w:val="00644BCD"/>
    <w:rsid w:val="00656890"/>
    <w:rsid w:val="00666748"/>
    <w:rsid w:val="006676C1"/>
    <w:rsid w:val="00667AC8"/>
    <w:rsid w:val="00667F06"/>
    <w:rsid w:val="00674571"/>
    <w:rsid w:val="00685F22"/>
    <w:rsid w:val="006876C5"/>
    <w:rsid w:val="00687ED5"/>
    <w:rsid w:val="006B1088"/>
    <w:rsid w:val="006C19D4"/>
    <w:rsid w:val="006C609A"/>
    <w:rsid w:val="006D0228"/>
    <w:rsid w:val="006D080F"/>
    <w:rsid w:val="006D1B7A"/>
    <w:rsid w:val="006E375C"/>
    <w:rsid w:val="00702BE3"/>
    <w:rsid w:val="00703CE2"/>
    <w:rsid w:val="007161F3"/>
    <w:rsid w:val="00721162"/>
    <w:rsid w:val="0073241E"/>
    <w:rsid w:val="00753235"/>
    <w:rsid w:val="00781234"/>
    <w:rsid w:val="00781758"/>
    <w:rsid w:val="00793433"/>
    <w:rsid w:val="007953D6"/>
    <w:rsid w:val="007A6436"/>
    <w:rsid w:val="007B4E13"/>
    <w:rsid w:val="007B55D7"/>
    <w:rsid w:val="007C2B03"/>
    <w:rsid w:val="007D3AEA"/>
    <w:rsid w:val="007D6320"/>
    <w:rsid w:val="007E045C"/>
    <w:rsid w:val="007E0DD5"/>
    <w:rsid w:val="007E2367"/>
    <w:rsid w:val="007E2786"/>
    <w:rsid w:val="007E31E1"/>
    <w:rsid w:val="007F4DA8"/>
    <w:rsid w:val="007F6CEF"/>
    <w:rsid w:val="00802EEF"/>
    <w:rsid w:val="00803ABC"/>
    <w:rsid w:val="00806EB6"/>
    <w:rsid w:val="00810C84"/>
    <w:rsid w:val="00813563"/>
    <w:rsid w:val="00815585"/>
    <w:rsid w:val="00817E99"/>
    <w:rsid w:val="00817F1A"/>
    <w:rsid w:val="00834B24"/>
    <w:rsid w:val="008350EF"/>
    <w:rsid w:val="008403B5"/>
    <w:rsid w:val="00846546"/>
    <w:rsid w:val="0085060C"/>
    <w:rsid w:val="008604DD"/>
    <w:rsid w:val="00880CA1"/>
    <w:rsid w:val="00883EBA"/>
    <w:rsid w:val="00895482"/>
    <w:rsid w:val="008A120D"/>
    <w:rsid w:val="008A372F"/>
    <w:rsid w:val="008A3D9A"/>
    <w:rsid w:val="008B06D1"/>
    <w:rsid w:val="008B2F9E"/>
    <w:rsid w:val="008B36AD"/>
    <w:rsid w:val="008C029F"/>
    <w:rsid w:val="008C1098"/>
    <w:rsid w:val="008C62C7"/>
    <w:rsid w:val="008D02F2"/>
    <w:rsid w:val="008D3911"/>
    <w:rsid w:val="008E6CB9"/>
    <w:rsid w:val="008F2D94"/>
    <w:rsid w:val="009026B8"/>
    <w:rsid w:val="009137A2"/>
    <w:rsid w:val="00922E5B"/>
    <w:rsid w:val="009248CA"/>
    <w:rsid w:val="009308CF"/>
    <w:rsid w:val="00931872"/>
    <w:rsid w:val="00933628"/>
    <w:rsid w:val="00936706"/>
    <w:rsid w:val="009378AD"/>
    <w:rsid w:val="009402E1"/>
    <w:rsid w:val="00951DCD"/>
    <w:rsid w:val="00972906"/>
    <w:rsid w:val="00973868"/>
    <w:rsid w:val="00973DA4"/>
    <w:rsid w:val="009804A1"/>
    <w:rsid w:val="00984490"/>
    <w:rsid w:val="00985B93"/>
    <w:rsid w:val="00996A26"/>
    <w:rsid w:val="009A29C4"/>
    <w:rsid w:val="009A2D56"/>
    <w:rsid w:val="009A3747"/>
    <w:rsid w:val="009A4283"/>
    <w:rsid w:val="009B0736"/>
    <w:rsid w:val="009B2BF5"/>
    <w:rsid w:val="009B3151"/>
    <w:rsid w:val="009B778C"/>
    <w:rsid w:val="009D6F18"/>
    <w:rsid w:val="009D72F1"/>
    <w:rsid w:val="009E371A"/>
    <w:rsid w:val="009E424E"/>
    <w:rsid w:val="009F0237"/>
    <w:rsid w:val="009F4807"/>
    <w:rsid w:val="009F4A5E"/>
    <w:rsid w:val="00A02EC9"/>
    <w:rsid w:val="00A06108"/>
    <w:rsid w:val="00A10445"/>
    <w:rsid w:val="00A365B5"/>
    <w:rsid w:val="00A57D49"/>
    <w:rsid w:val="00A65941"/>
    <w:rsid w:val="00A704E8"/>
    <w:rsid w:val="00A71482"/>
    <w:rsid w:val="00A73D5C"/>
    <w:rsid w:val="00A777BA"/>
    <w:rsid w:val="00A856BF"/>
    <w:rsid w:val="00A9051F"/>
    <w:rsid w:val="00AA17B1"/>
    <w:rsid w:val="00AB5A2E"/>
    <w:rsid w:val="00AC1CF0"/>
    <w:rsid w:val="00AC6F6F"/>
    <w:rsid w:val="00AD26E4"/>
    <w:rsid w:val="00AE3EA2"/>
    <w:rsid w:val="00AE467F"/>
    <w:rsid w:val="00AF127B"/>
    <w:rsid w:val="00AF19BE"/>
    <w:rsid w:val="00AF6E72"/>
    <w:rsid w:val="00AF7C19"/>
    <w:rsid w:val="00B10916"/>
    <w:rsid w:val="00B10AB4"/>
    <w:rsid w:val="00B10DF0"/>
    <w:rsid w:val="00B1705D"/>
    <w:rsid w:val="00B21778"/>
    <w:rsid w:val="00B30C3C"/>
    <w:rsid w:val="00B34CEF"/>
    <w:rsid w:val="00B453DA"/>
    <w:rsid w:val="00B46D00"/>
    <w:rsid w:val="00B61721"/>
    <w:rsid w:val="00B62664"/>
    <w:rsid w:val="00B6665C"/>
    <w:rsid w:val="00B66CFE"/>
    <w:rsid w:val="00B71109"/>
    <w:rsid w:val="00B7568B"/>
    <w:rsid w:val="00B76098"/>
    <w:rsid w:val="00B776E9"/>
    <w:rsid w:val="00B842AC"/>
    <w:rsid w:val="00B85538"/>
    <w:rsid w:val="00B95531"/>
    <w:rsid w:val="00BA06A0"/>
    <w:rsid w:val="00BA72C3"/>
    <w:rsid w:val="00BB09A4"/>
    <w:rsid w:val="00BB53E7"/>
    <w:rsid w:val="00BC014B"/>
    <w:rsid w:val="00BD05C4"/>
    <w:rsid w:val="00BD1CD7"/>
    <w:rsid w:val="00BE6854"/>
    <w:rsid w:val="00BE7C4D"/>
    <w:rsid w:val="00BE7E49"/>
    <w:rsid w:val="00C007F3"/>
    <w:rsid w:val="00C032AD"/>
    <w:rsid w:val="00C06045"/>
    <w:rsid w:val="00C102D1"/>
    <w:rsid w:val="00C13E3E"/>
    <w:rsid w:val="00C15906"/>
    <w:rsid w:val="00C15DCE"/>
    <w:rsid w:val="00C2132F"/>
    <w:rsid w:val="00C22F1F"/>
    <w:rsid w:val="00C30704"/>
    <w:rsid w:val="00C45F69"/>
    <w:rsid w:val="00C62831"/>
    <w:rsid w:val="00C65F33"/>
    <w:rsid w:val="00C70480"/>
    <w:rsid w:val="00C75113"/>
    <w:rsid w:val="00C80A16"/>
    <w:rsid w:val="00C82700"/>
    <w:rsid w:val="00C87551"/>
    <w:rsid w:val="00CA271B"/>
    <w:rsid w:val="00CA337E"/>
    <w:rsid w:val="00CB3454"/>
    <w:rsid w:val="00CC67A8"/>
    <w:rsid w:val="00CD1A13"/>
    <w:rsid w:val="00CD38E7"/>
    <w:rsid w:val="00CD6897"/>
    <w:rsid w:val="00CE3459"/>
    <w:rsid w:val="00CE5AF7"/>
    <w:rsid w:val="00CF4265"/>
    <w:rsid w:val="00D03525"/>
    <w:rsid w:val="00D07B3B"/>
    <w:rsid w:val="00D113D5"/>
    <w:rsid w:val="00D12330"/>
    <w:rsid w:val="00D26C13"/>
    <w:rsid w:val="00D3074E"/>
    <w:rsid w:val="00D356D7"/>
    <w:rsid w:val="00D41C2C"/>
    <w:rsid w:val="00D45F38"/>
    <w:rsid w:val="00D464D6"/>
    <w:rsid w:val="00D53FD9"/>
    <w:rsid w:val="00D54425"/>
    <w:rsid w:val="00D6437C"/>
    <w:rsid w:val="00D653E3"/>
    <w:rsid w:val="00D76154"/>
    <w:rsid w:val="00D93AF4"/>
    <w:rsid w:val="00D97D4F"/>
    <w:rsid w:val="00DA37EE"/>
    <w:rsid w:val="00DA4F17"/>
    <w:rsid w:val="00DB79C5"/>
    <w:rsid w:val="00DC5592"/>
    <w:rsid w:val="00DC70F0"/>
    <w:rsid w:val="00DD2859"/>
    <w:rsid w:val="00DD3489"/>
    <w:rsid w:val="00DD52FC"/>
    <w:rsid w:val="00DE3A96"/>
    <w:rsid w:val="00DE6D8C"/>
    <w:rsid w:val="00DF1F88"/>
    <w:rsid w:val="00DF3605"/>
    <w:rsid w:val="00E05B30"/>
    <w:rsid w:val="00E26776"/>
    <w:rsid w:val="00E35036"/>
    <w:rsid w:val="00E353ED"/>
    <w:rsid w:val="00E36482"/>
    <w:rsid w:val="00E519B2"/>
    <w:rsid w:val="00E63652"/>
    <w:rsid w:val="00E708E4"/>
    <w:rsid w:val="00E81A76"/>
    <w:rsid w:val="00E867D2"/>
    <w:rsid w:val="00E92E6A"/>
    <w:rsid w:val="00E9756E"/>
    <w:rsid w:val="00EB34DB"/>
    <w:rsid w:val="00EC2D09"/>
    <w:rsid w:val="00ED1874"/>
    <w:rsid w:val="00ED3928"/>
    <w:rsid w:val="00ED4C73"/>
    <w:rsid w:val="00ED6379"/>
    <w:rsid w:val="00ED74B6"/>
    <w:rsid w:val="00EF181A"/>
    <w:rsid w:val="00F02C1A"/>
    <w:rsid w:val="00F0753C"/>
    <w:rsid w:val="00F147BB"/>
    <w:rsid w:val="00F15C3D"/>
    <w:rsid w:val="00F17876"/>
    <w:rsid w:val="00F17EED"/>
    <w:rsid w:val="00F309E5"/>
    <w:rsid w:val="00F31184"/>
    <w:rsid w:val="00F340F1"/>
    <w:rsid w:val="00F42A40"/>
    <w:rsid w:val="00F435CB"/>
    <w:rsid w:val="00F43744"/>
    <w:rsid w:val="00F447A6"/>
    <w:rsid w:val="00F466F0"/>
    <w:rsid w:val="00F4733B"/>
    <w:rsid w:val="00F5377A"/>
    <w:rsid w:val="00F614CF"/>
    <w:rsid w:val="00F62D7D"/>
    <w:rsid w:val="00F64A4C"/>
    <w:rsid w:val="00F7617E"/>
    <w:rsid w:val="00F76FB4"/>
    <w:rsid w:val="00F83B41"/>
    <w:rsid w:val="00F854D7"/>
    <w:rsid w:val="00FA1F1F"/>
    <w:rsid w:val="00FA6C00"/>
    <w:rsid w:val="00FB1E03"/>
    <w:rsid w:val="00FB229B"/>
    <w:rsid w:val="00FB4003"/>
    <w:rsid w:val="00FC4FD6"/>
    <w:rsid w:val="00FD1DBE"/>
    <w:rsid w:val="00FE1FD1"/>
    <w:rsid w:val="00FE5083"/>
    <w:rsid w:val="00FF21C3"/>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124F0"/>
  <w15:chartTrackingRefBased/>
  <w15:docId w15:val="{AADE4BD3-4D46-4B28-9A21-21F1E05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00"/>
    <w:rPr>
      <w:rFonts w:eastAsiaTheme="majorEastAsia" w:cstheme="majorBidi"/>
      <w:color w:val="272727" w:themeColor="text1" w:themeTint="D8"/>
    </w:rPr>
  </w:style>
  <w:style w:type="paragraph" w:styleId="Title">
    <w:name w:val="Title"/>
    <w:basedOn w:val="Normal"/>
    <w:next w:val="Normal"/>
    <w:link w:val="TitleCh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2700"/>
    <w:rPr>
      <w:i/>
      <w:iCs/>
      <w:color w:val="404040" w:themeColor="text1" w:themeTint="BF"/>
    </w:rPr>
  </w:style>
  <w:style w:type="paragraph" w:styleId="ListParagraph">
    <w:name w:val="List Paragraph"/>
    <w:basedOn w:val="Normal"/>
    <w:uiPriority w:val="34"/>
    <w:qFormat/>
    <w:rsid w:val="00C82700"/>
    <w:pPr>
      <w:ind w:left="720"/>
      <w:contextualSpacing/>
    </w:pPr>
  </w:style>
  <w:style w:type="character" w:styleId="IntenseEmphasis">
    <w:name w:val="Intense Emphasis"/>
    <w:basedOn w:val="DefaultParagraphFont"/>
    <w:uiPriority w:val="21"/>
    <w:qFormat/>
    <w:rsid w:val="00C82700"/>
    <w:rPr>
      <w:i/>
      <w:iCs/>
      <w:color w:val="2F5496" w:themeColor="accent1" w:themeShade="BF"/>
    </w:rPr>
  </w:style>
  <w:style w:type="paragraph" w:styleId="IntenseQuote">
    <w:name w:val="Intense Quote"/>
    <w:basedOn w:val="Normal"/>
    <w:next w:val="Normal"/>
    <w:link w:val="IntenseQuoteChar"/>
    <w:uiPriority w:val="30"/>
    <w:qFormat/>
    <w:rsid w:val="00C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00"/>
    <w:rPr>
      <w:i/>
      <w:iCs/>
      <w:color w:val="2F5496" w:themeColor="accent1" w:themeShade="BF"/>
    </w:rPr>
  </w:style>
  <w:style w:type="character" w:styleId="IntenseReference">
    <w:name w:val="Intense Reference"/>
    <w:basedOn w:val="DefaultParagraphFont"/>
    <w:uiPriority w:val="32"/>
    <w:qFormat/>
    <w:rsid w:val="00C82700"/>
    <w:rPr>
      <w:b/>
      <w:bCs/>
      <w:smallCaps/>
      <w:color w:val="2F5496" w:themeColor="accent1" w:themeShade="BF"/>
      <w:spacing w:val="5"/>
    </w:rPr>
  </w:style>
  <w:style w:type="table" w:styleId="TableGrid">
    <w:name w:val="Table Grid"/>
    <w:basedOn w:val="TableNormal"/>
    <w:uiPriority w:val="39"/>
    <w:rsid w:val="000D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D21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FREQUENCY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0-CEAE-4A74-92D1-C572F41F7BC1}"/>
            </c:ext>
          </c:extLst>
        </c:ser>
        <c:dLbls>
          <c:dLblPos val="outEnd"/>
          <c:showLegendKey val="0"/>
          <c:showVal val="1"/>
          <c:showCatName val="0"/>
          <c:showSerName val="0"/>
          <c:showPercent val="0"/>
          <c:showBubbleSize val="0"/>
        </c:dLbls>
        <c:gapWidth val="219"/>
        <c:overlap val="-27"/>
        <c:axId val="861349375"/>
        <c:axId val="861356575"/>
      </c:barChart>
      <c:catAx>
        <c:axId val="861349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56575"/>
        <c:crosses val="autoZero"/>
        <c:auto val="1"/>
        <c:lblAlgn val="ctr"/>
        <c:lblOffset val="100"/>
        <c:noMultiLvlLbl val="0"/>
      </c:catAx>
      <c:valAx>
        <c:axId val="861356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49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80767938623056734"/>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Sheet1!$C$11</c:f>
              <c:strCache>
                <c:ptCount val="1"/>
              </c:strCache>
            </c:strRef>
          </c:tx>
          <c:spPr>
            <a:solidFill>
              <a:schemeClr val="accent1"/>
            </a:solidFill>
            <a:ln>
              <a:noFill/>
            </a:ln>
            <a:effectLst/>
          </c:spPr>
          <c:invertIfNegative val="0"/>
          <c:cat>
            <c:numRef>
              <c:f>Sheet1!$B$12:$B$15</c:f>
              <c:numCache>
                <c:formatCode>General</c:formatCode>
                <c:ptCount val="4"/>
              </c:numCache>
            </c:numRef>
          </c:cat>
          <c:val>
            <c:numRef>
              <c:f>Sheet1!$C$12:$C$15</c:f>
              <c:numCache>
                <c:formatCode>General</c:formatCode>
                <c:ptCount val="4"/>
              </c:numCache>
            </c:numRef>
          </c:val>
          <c:extLst>
            <c:ext xmlns:c16="http://schemas.microsoft.com/office/drawing/2014/chart" uri="{C3380CC4-5D6E-409C-BE32-E72D297353CC}">
              <c16:uniqueId val="{00000000-C619-4A67-B8FC-075B237570C2}"/>
            </c:ext>
          </c:extLst>
        </c:ser>
        <c:dLbls>
          <c:showLegendKey val="0"/>
          <c:showVal val="0"/>
          <c:showCatName val="0"/>
          <c:showSerName val="0"/>
          <c:showPercent val="0"/>
          <c:showBubbleSize val="0"/>
        </c:dLbls>
        <c:gapWidth val="219"/>
        <c:overlap val="-27"/>
        <c:axId val="914361359"/>
        <c:axId val="914362319"/>
      </c:barChart>
      <c:catAx>
        <c:axId val="914361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2319"/>
        <c:crosses val="autoZero"/>
        <c:auto val="1"/>
        <c:lblAlgn val="ctr"/>
        <c:lblOffset val="100"/>
        <c:noMultiLvlLbl val="0"/>
      </c:catAx>
      <c:valAx>
        <c:axId val="914362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1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216872105646471E-2"/>
          <c:y val="0.12541666666666668"/>
          <c:w val="0.89385991672506904"/>
          <c:h val="0.61498432487605714"/>
        </c:manualLayout>
      </c:layout>
      <c:barChart>
        <c:barDir val="col"/>
        <c:grouping val="clustered"/>
        <c:varyColors val="0"/>
        <c:ser>
          <c:idx val="0"/>
          <c:order val="0"/>
          <c:tx>
            <c:strRef>
              <c:f>Sheet2!$D$2</c:f>
              <c:strCache>
                <c:ptCount val="1"/>
                <c:pt idx="0">
                  <c:v>EXAM 1</c:v>
                </c:pt>
              </c:strCache>
            </c:strRef>
          </c:tx>
          <c:spPr>
            <a:solidFill>
              <a:schemeClr val="accent1"/>
            </a:solidFill>
            <a:ln>
              <a:noFill/>
            </a:ln>
            <a:effectLst/>
          </c:spPr>
          <c:invertIfNegative val="0"/>
          <c:cat>
            <c:strRef>
              <c:f>Sheet2!$C$3:$C$6</c:f>
              <c:strCache>
                <c:ptCount val="4"/>
                <c:pt idx="0">
                  <c:v>A</c:v>
                </c:pt>
                <c:pt idx="1">
                  <c:v>B</c:v>
                </c:pt>
                <c:pt idx="2">
                  <c:v>C</c:v>
                </c:pt>
                <c:pt idx="3">
                  <c:v>D</c:v>
                </c:pt>
              </c:strCache>
            </c:strRef>
          </c:cat>
          <c:val>
            <c:numRef>
              <c:f>Sheet2!$D$3:$D$6</c:f>
              <c:numCache>
                <c:formatCode>General</c:formatCode>
                <c:ptCount val="4"/>
                <c:pt idx="0">
                  <c:v>4</c:v>
                </c:pt>
                <c:pt idx="1">
                  <c:v>3</c:v>
                </c:pt>
                <c:pt idx="2">
                  <c:v>2</c:v>
                </c:pt>
                <c:pt idx="3">
                  <c:v>3</c:v>
                </c:pt>
              </c:numCache>
            </c:numRef>
          </c:val>
          <c:extLst>
            <c:ext xmlns:c16="http://schemas.microsoft.com/office/drawing/2014/chart" uri="{C3380CC4-5D6E-409C-BE32-E72D297353CC}">
              <c16:uniqueId val="{00000000-AEE7-4D58-83EF-3AF1B8BEFF16}"/>
            </c:ext>
          </c:extLst>
        </c:ser>
        <c:ser>
          <c:idx val="1"/>
          <c:order val="1"/>
          <c:tx>
            <c:strRef>
              <c:f>Sheet2!$E$2</c:f>
              <c:strCache>
                <c:ptCount val="1"/>
                <c:pt idx="0">
                  <c:v>EXAM2</c:v>
                </c:pt>
              </c:strCache>
            </c:strRef>
          </c:tx>
          <c:spPr>
            <a:solidFill>
              <a:schemeClr val="accent2"/>
            </a:solidFill>
            <a:ln>
              <a:noFill/>
            </a:ln>
            <a:effectLst/>
          </c:spPr>
          <c:invertIfNegative val="0"/>
          <c:cat>
            <c:strRef>
              <c:f>Sheet2!$C$3:$C$6</c:f>
              <c:strCache>
                <c:ptCount val="4"/>
                <c:pt idx="0">
                  <c:v>A</c:v>
                </c:pt>
                <c:pt idx="1">
                  <c:v>B</c:v>
                </c:pt>
                <c:pt idx="2">
                  <c:v>C</c:v>
                </c:pt>
                <c:pt idx="3">
                  <c:v>D</c:v>
                </c:pt>
              </c:strCache>
            </c:strRef>
          </c:cat>
          <c:val>
            <c:numRef>
              <c:f>Sheet2!$E$3:$E$6</c:f>
              <c:numCache>
                <c:formatCode>General</c:formatCode>
                <c:ptCount val="4"/>
                <c:pt idx="0">
                  <c:v>5</c:v>
                </c:pt>
                <c:pt idx="1">
                  <c:v>3</c:v>
                </c:pt>
                <c:pt idx="2">
                  <c:v>2</c:v>
                </c:pt>
                <c:pt idx="3">
                  <c:v>2</c:v>
                </c:pt>
              </c:numCache>
            </c:numRef>
          </c:val>
          <c:extLst>
            <c:ext xmlns:c16="http://schemas.microsoft.com/office/drawing/2014/chart" uri="{C3380CC4-5D6E-409C-BE32-E72D297353CC}">
              <c16:uniqueId val="{00000001-AEE7-4D58-83EF-3AF1B8BEFF16}"/>
            </c:ext>
          </c:extLst>
        </c:ser>
        <c:dLbls>
          <c:showLegendKey val="0"/>
          <c:showVal val="0"/>
          <c:showCatName val="0"/>
          <c:showSerName val="0"/>
          <c:showPercent val="0"/>
          <c:showBubbleSize val="0"/>
        </c:dLbls>
        <c:gapWidth val="219"/>
        <c:overlap val="-27"/>
        <c:axId val="914370479"/>
        <c:axId val="914365679"/>
      </c:barChart>
      <c:catAx>
        <c:axId val="914370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5679"/>
        <c:crosses val="autoZero"/>
        <c:auto val="1"/>
        <c:lblAlgn val="ctr"/>
        <c:lblOffset val="100"/>
        <c:noMultiLvlLbl val="0"/>
      </c:catAx>
      <c:valAx>
        <c:axId val="91436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7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73-4802-A2F0-46E0A32BDB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73-4802-A2F0-46E0A32BDB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73-4802-A2F0-46E0A32BDB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73-4802-A2F0-46E0A32BDB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8-0C73-4802-A2F0-46E0A32BDB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Sheet4!$C$1</c:f>
              <c:strCache>
                <c:ptCount val="1"/>
                <c:pt idx="0">
                  <c:v>FERQENCY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56-4552-9AC8-CDE0A96B9C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56-4552-9AC8-CDE0A96B9C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56-4552-9AC8-CDE0A96B9C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56-4552-9AC8-CDE0A96B9C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Sheet4!$B$2:$B$5</c:f>
              <c:strCache>
                <c:ptCount val="4"/>
                <c:pt idx="0">
                  <c:v>A</c:v>
                </c:pt>
                <c:pt idx="1">
                  <c:v>B</c:v>
                </c:pt>
                <c:pt idx="2">
                  <c:v>C</c:v>
                </c:pt>
                <c:pt idx="3">
                  <c:v>D</c:v>
                </c:pt>
              </c:strCache>
            </c:strRef>
          </c:cat>
          <c:val>
            <c:numRef>
              <c:f>Sheet4!$C$2:$C$5</c:f>
              <c:numCache>
                <c:formatCode>General</c:formatCode>
                <c:ptCount val="4"/>
                <c:pt idx="0">
                  <c:v>5</c:v>
                </c:pt>
                <c:pt idx="1">
                  <c:v>3</c:v>
                </c:pt>
                <c:pt idx="2">
                  <c:v>6</c:v>
                </c:pt>
                <c:pt idx="3">
                  <c:v>6</c:v>
                </c:pt>
              </c:numCache>
            </c:numRef>
          </c:val>
          <c:extLst>
            <c:ext xmlns:c16="http://schemas.microsoft.com/office/drawing/2014/chart" uri="{C3380CC4-5D6E-409C-BE32-E72D297353CC}">
              <c16:uniqueId val="{00000008-6C56-4552-9AC8-CDE0A96B9C8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06A6-417D-4D17-A6D2-F8E9903F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19</Pages>
  <Words>4067</Words>
  <Characters>23187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pranathi</dc:creator>
  <cp:keywords/>
  <dc:description/>
  <cp:lastModifiedBy>mani pranathi</cp:lastModifiedBy>
  <cp:revision>3</cp:revision>
  <dcterms:created xsi:type="dcterms:W3CDTF">2025-11-13T09:29:00Z</dcterms:created>
  <dcterms:modified xsi:type="dcterms:W3CDTF">2025-11-13T10:06:00Z</dcterms:modified>
</cp:coreProperties>
</file>